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4EC4B" w14:textId="77777777" w:rsidR="00EA0EDA" w:rsidRDefault="00141065" w:rsidP="00302E64">
      <w:pPr>
        <w:spacing w:after="171" w:line="259" w:lineRule="auto"/>
        <w:ind w:firstLine="0"/>
        <w:rPr>
          <w:rFonts w:cs="Times New Roman"/>
          <w:b/>
          <w:bCs/>
          <w:sz w:val="28"/>
          <w:szCs w:val="28"/>
          <w:lang w:val="en-US"/>
        </w:rPr>
      </w:pPr>
      <w:r w:rsidRPr="00141065">
        <w:rPr>
          <w:rFonts w:cs="Times New Roman"/>
          <w:b/>
          <w:bCs/>
          <w:sz w:val="28"/>
          <w:szCs w:val="28"/>
          <w:lang w:val="en-US"/>
        </w:rPr>
        <w:t>Predictive Modeling of Tensile Strength and Mass Loss Temperature in Wool-Reinforced PLA Composites Using Machine Learning</w:t>
      </w:r>
    </w:p>
    <w:p w14:paraId="738989B5" w14:textId="64436775" w:rsidR="008E7C22" w:rsidRPr="00EA0EDA" w:rsidRDefault="002959BA" w:rsidP="001326AD">
      <w:pPr>
        <w:spacing w:after="171" w:line="259" w:lineRule="auto"/>
        <w:ind w:firstLine="0"/>
        <w:jc w:val="left"/>
        <w:rPr>
          <w:rFonts w:cs="Times New Roman"/>
          <w:lang w:val="es-ES"/>
        </w:rPr>
      </w:pPr>
      <w:r w:rsidRPr="00EA0EDA">
        <w:rPr>
          <w:rFonts w:cs="Times New Roman"/>
          <w:lang w:val="es-ES"/>
        </w:rPr>
        <w:t>Franciszek Pawlak</w:t>
      </w:r>
      <w:r w:rsidRPr="00EA0EDA">
        <w:rPr>
          <w:rFonts w:cs="Times New Roman"/>
          <w:vertAlign w:val="superscript"/>
          <w:lang w:val="es-ES"/>
        </w:rPr>
        <w:t>1*</w:t>
      </w:r>
      <w:r w:rsidRPr="00EA0EDA">
        <w:rPr>
          <w:rFonts w:cs="Times New Roman"/>
          <w:lang w:val="es-ES"/>
        </w:rPr>
        <w:t>, Miguel Aldás</w:t>
      </w:r>
      <w:r w:rsidRPr="00EA0EDA">
        <w:rPr>
          <w:rFonts w:cs="Times New Roman"/>
          <w:vertAlign w:val="superscript"/>
          <w:lang w:val="es-ES"/>
        </w:rPr>
        <w:t>2*</w:t>
      </w:r>
      <w:r w:rsidRPr="00EA0EDA">
        <w:rPr>
          <w:rFonts w:cs="Times New Roman"/>
          <w:lang w:val="es-ES"/>
        </w:rPr>
        <w:t>, María Dolores Samper</w:t>
      </w:r>
      <w:r w:rsidRPr="00EA0EDA">
        <w:rPr>
          <w:rFonts w:cs="Times New Roman"/>
          <w:vertAlign w:val="superscript"/>
          <w:lang w:val="es-ES"/>
        </w:rPr>
        <w:t>1</w:t>
      </w:r>
      <w:r w:rsidRPr="00EA0EDA">
        <w:rPr>
          <w:rFonts w:cs="Times New Roman"/>
          <w:lang w:val="es-ES"/>
        </w:rPr>
        <w:t xml:space="preserve"> ,</w:t>
      </w:r>
      <w:r w:rsidR="00133C65" w:rsidRPr="00EA0EDA">
        <w:rPr>
          <w:rFonts w:cs="Times New Roman"/>
          <w:lang w:val="es-ES"/>
        </w:rPr>
        <w:t xml:space="preserve"> </w:t>
      </w:r>
      <w:r w:rsidRPr="00EA0EDA">
        <w:rPr>
          <w:rFonts w:cs="Times New Roman"/>
          <w:lang w:val="es-ES"/>
        </w:rPr>
        <w:t>Marina Patricia Arrieta</w:t>
      </w:r>
      <w:r w:rsidRPr="00EA0EDA">
        <w:rPr>
          <w:rFonts w:cs="Times New Roman"/>
          <w:vertAlign w:val="superscript"/>
          <w:lang w:val="es-ES"/>
        </w:rPr>
        <w:t>3,4</w:t>
      </w:r>
      <w:r w:rsidRPr="00EA0EDA">
        <w:rPr>
          <w:rFonts w:cs="Times New Roman"/>
          <w:lang w:val="es-ES"/>
        </w:rPr>
        <w:t xml:space="preserve"> and Juan López-Martínez</w:t>
      </w:r>
      <w:r w:rsidRPr="00EA0EDA">
        <w:rPr>
          <w:rFonts w:cs="Times New Roman"/>
          <w:vertAlign w:val="superscript"/>
          <w:lang w:val="es-ES"/>
        </w:rPr>
        <w:t>1</w:t>
      </w:r>
    </w:p>
    <w:p w14:paraId="7E74CB7A" w14:textId="56DDD5E9" w:rsidR="008E7C22" w:rsidRPr="008E7C22" w:rsidRDefault="008E7C22" w:rsidP="001326AD">
      <w:pPr>
        <w:spacing w:after="171" w:line="259" w:lineRule="auto"/>
        <w:ind w:firstLine="0"/>
        <w:jc w:val="left"/>
        <w:rPr>
          <w:rFonts w:cs="Times New Roman"/>
          <w:i/>
          <w:sz w:val="18"/>
          <w:szCs w:val="24"/>
          <w:lang w:val="es-ES"/>
        </w:rPr>
      </w:pPr>
      <w:r w:rsidRPr="008E7C22">
        <w:rPr>
          <w:rFonts w:cs="Times New Roman"/>
          <w:i/>
          <w:sz w:val="18"/>
          <w:szCs w:val="24"/>
          <w:vertAlign w:val="superscript"/>
          <w:lang w:val="es-ES"/>
        </w:rPr>
        <w:t xml:space="preserve">1 </w:t>
      </w:r>
      <w:r w:rsidR="001E1406" w:rsidRPr="001E1406">
        <w:rPr>
          <w:rFonts w:cs="Times New Roman"/>
          <w:i/>
          <w:sz w:val="18"/>
          <w:szCs w:val="24"/>
          <w:lang w:val="es-ES"/>
        </w:rPr>
        <w:t>Instituto de Tecnología de Materiales. Universitat Politècnica de València, Plaza Ferrandiz y Carbonelle, 03801 Alcoy-Alicante, Spain; jlopezm@mcm.upv.es, masammad@upvnet.upv.es.</w:t>
      </w:r>
    </w:p>
    <w:p w14:paraId="3CB9FAE6" w14:textId="555D9A2C" w:rsidR="001E1406" w:rsidRDefault="008E7C22" w:rsidP="001326AD">
      <w:pPr>
        <w:spacing w:after="171" w:line="259" w:lineRule="auto"/>
        <w:ind w:firstLine="0"/>
        <w:jc w:val="left"/>
        <w:rPr>
          <w:rFonts w:cs="Times New Roman"/>
          <w:i/>
          <w:sz w:val="18"/>
          <w:szCs w:val="24"/>
          <w:lang w:val="es-ES"/>
        </w:rPr>
      </w:pPr>
      <w:r w:rsidRPr="00A80949">
        <w:rPr>
          <w:rFonts w:cs="Times New Roman"/>
          <w:i/>
          <w:sz w:val="18"/>
          <w:szCs w:val="24"/>
          <w:vertAlign w:val="superscript"/>
          <w:lang w:val="es-ES"/>
        </w:rPr>
        <w:t xml:space="preserve">2 </w:t>
      </w:r>
      <w:r w:rsidR="001E1406" w:rsidRPr="001E1406">
        <w:rPr>
          <w:rFonts w:cs="Times New Roman"/>
          <w:i/>
          <w:sz w:val="18"/>
          <w:szCs w:val="24"/>
          <w:lang w:val="es-ES"/>
        </w:rPr>
        <w:t>Departamento de Ciencia de Alimentos y Biotecnología, Facultad de Ingeniería Química y Agroindustria, Es-cuela Politécnica Nacional, Ladrón de Guevera E11-253, 170517 Quito, Ecuador; miguel.aldas@epn.edu.ec</w:t>
      </w:r>
    </w:p>
    <w:p w14:paraId="7B7819FC" w14:textId="14F75600" w:rsidR="001E1406" w:rsidRDefault="009C6D13" w:rsidP="001326AD">
      <w:pPr>
        <w:spacing w:after="171" w:line="259" w:lineRule="auto"/>
        <w:ind w:firstLine="0"/>
        <w:jc w:val="left"/>
        <w:rPr>
          <w:rFonts w:cs="Times New Roman"/>
          <w:i/>
          <w:sz w:val="18"/>
          <w:szCs w:val="24"/>
          <w:vertAlign w:val="superscript"/>
          <w:lang w:val="es-ES"/>
        </w:rPr>
      </w:pPr>
      <w:r>
        <w:rPr>
          <w:rFonts w:cs="Times New Roman"/>
          <w:i/>
          <w:sz w:val="18"/>
          <w:szCs w:val="24"/>
          <w:vertAlign w:val="superscript"/>
          <w:lang w:val="es-ES"/>
        </w:rPr>
        <w:t>3</w:t>
      </w:r>
      <w:r w:rsidR="001E1406">
        <w:rPr>
          <w:rFonts w:cs="Times New Roman"/>
          <w:i/>
          <w:sz w:val="18"/>
          <w:szCs w:val="24"/>
          <w:vertAlign w:val="superscript"/>
          <w:lang w:val="es-ES"/>
        </w:rPr>
        <w:t xml:space="preserve"> </w:t>
      </w:r>
      <w:r w:rsidR="001E1406" w:rsidRPr="001E1406">
        <w:rPr>
          <w:rFonts w:cs="Times New Roman"/>
          <w:i/>
          <w:sz w:val="18"/>
          <w:szCs w:val="24"/>
          <w:lang w:val="es-ES"/>
        </w:rPr>
        <w:t>Departamento Ingeniería Química Industrial y Medio Ambiente, Universidad Politécnica de Madrid, E.T.S.I. Industriales, 28006 Madrid, Spain</w:t>
      </w:r>
    </w:p>
    <w:p w14:paraId="202C2DCF" w14:textId="0E742AAC" w:rsidR="001E1406" w:rsidRDefault="009C6D13" w:rsidP="001326AD">
      <w:pPr>
        <w:spacing w:after="171" w:line="259" w:lineRule="auto"/>
        <w:ind w:firstLine="0"/>
        <w:jc w:val="left"/>
        <w:rPr>
          <w:rFonts w:cs="Times New Roman"/>
          <w:i/>
          <w:sz w:val="18"/>
          <w:szCs w:val="24"/>
          <w:lang w:val="es-ES"/>
        </w:rPr>
      </w:pPr>
      <w:r>
        <w:rPr>
          <w:rFonts w:cs="Times New Roman"/>
          <w:i/>
          <w:sz w:val="18"/>
          <w:szCs w:val="24"/>
          <w:vertAlign w:val="superscript"/>
          <w:lang w:val="es-ES"/>
        </w:rPr>
        <w:t>4</w:t>
      </w:r>
      <w:r w:rsidR="001E1406">
        <w:rPr>
          <w:rFonts w:cs="Times New Roman"/>
          <w:i/>
          <w:sz w:val="18"/>
          <w:szCs w:val="24"/>
          <w:vertAlign w:val="superscript"/>
          <w:lang w:val="es-ES"/>
        </w:rPr>
        <w:t xml:space="preserve"> </w:t>
      </w:r>
      <w:r w:rsidR="001E1406" w:rsidRPr="001E1406">
        <w:rPr>
          <w:rFonts w:cs="Times New Roman"/>
          <w:i/>
          <w:sz w:val="18"/>
          <w:szCs w:val="24"/>
          <w:lang w:val="es-ES"/>
        </w:rPr>
        <w:t>Grupo de Investigación: Polímeros, Caracterización y Aplicaciones (POLCA), 28006 Madrid, Spain</w:t>
      </w:r>
    </w:p>
    <w:p w14:paraId="12EE6F5C" w14:textId="3526093B" w:rsidR="008E7C22" w:rsidRPr="001E1406" w:rsidRDefault="008E7C22" w:rsidP="001326AD">
      <w:pPr>
        <w:spacing w:after="171" w:line="259" w:lineRule="auto"/>
        <w:ind w:firstLine="0"/>
        <w:jc w:val="left"/>
        <w:rPr>
          <w:rFonts w:cs="Times New Roman"/>
          <w:iCs/>
          <w:sz w:val="18"/>
          <w:szCs w:val="24"/>
          <w:lang w:val="en-US"/>
        </w:rPr>
      </w:pPr>
      <w:r w:rsidRPr="001E1406">
        <w:rPr>
          <w:rFonts w:cs="Times New Roman"/>
          <w:iCs/>
          <w:sz w:val="18"/>
          <w:szCs w:val="24"/>
          <w:lang w:val="en-US"/>
        </w:rPr>
        <w:t xml:space="preserve">* Corresponding authors: </w:t>
      </w:r>
      <w:hyperlink r:id="rId11" w:history="1">
        <w:r w:rsidR="001E1406" w:rsidRPr="00A54E96">
          <w:rPr>
            <w:rStyle w:val="Hyperlink"/>
            <w:rFonts w:cs="Times New Roman"/>
            <w:iCs/>
            <w:sz w:val="18"/>
            <w:szCs w:val="24"/>
            <w:lang w:val="en-US"/>
          </w:rPr>
          <w:t>frapaw@upvnet.upv.es</w:t>
        </w:r>
      </w:hyperlink>
      <w:r w:rsidR="001E1406">
        <w:rPr>
          <w:rFonts w:cs="Times New Roman"/>
          <w:iCs/>
          <w:sz w:val="18"/>
          <w:szCs w:val="24"/>
          <w:lang w:val="en-US"/>
        </w:rPr>
        <w:t xml:space="preserve"> (Pawlak F.)</w:t>
      </w:r>
      <w:r w:rsidR="001E1406" w:rsidRPr="001E1406">
        <w:rPr>
          <w:rFonts w:cs="Times New Roman"/>
          <w:iCs/>
          <w:sz w:val="18"/>
          <w:szCs w:val="24"/>
          <w:lang w:val="en-US"/>
        </w:rPr>
        <w:t xml:space="preserve">, miguel.aldas@epn.edu.ec </w:t>
      </w:r>
      <w:r w:rsidRPr="001E1406">
        <w:rPr>
          <w:rFonts w:cs="Times New Roman"/>
          <w:iCs/>
          <w:sz w:val="18"/>
          <w:szCs w:val="24"/>
          <w:lang w:val="en-US"/>
        </w:rPr>
        <w:t>(Aldas M.)</w:t>
      </w:r>
      <w:r w:rsidR="001E1406">
        <w:rPr>
          <w:rFonts w:cs="Times New Roman"/>
          <w:iCs/>
          <w:sz w:val="18"/>
          <w:szCs w:val="24"/>
          <w:lang w:val="en-US"/>
        </w:rPr>
        <w:t>;</w:t>
      </w:r>
    </w:p>
    <w:p w14:paraId="6032E134" w14:textId="77777777" w:rsidR="008E7C22" w:rsidRPr="001E1406" w:rsidRDefault="008E7C22" w:rsidP="001326AD">
      <w:pPr>
        <w:spacing w:after="171" w:line="259" w:lineRule="auto"/>
        <w:ind w:firstLine="0"/>
        <w:jc w:val="left"/>
        <w:rPr>
          <w:rFonts w:cs="Times New Roman"/>
          <w:iCs/>
          <w:sz w:val="18"/>
          <w:szCs w:val="24"/>
          <w:lang w:val="en-US"/>
        </w:rPr>
      </w:pPr>
    </w:p>
    <w:p w14:paraId="1AF67E5B" w14:textId="77777777" w:rsidR="008E7C22" w:rsidRPr="00DD7B48" w:rsidRDefault="008E7C22" w:rsidP="001326AD">
      <w:pPr>
        <w:spacing w:after="171" w:line="259" w:lineRule="auto"/>
        <w:ind w:firstLine="0"/>
        <w:jc w:val="left"/>
        <w:rPr>
          <w:rFonts w:cs="Times New Roman"/>
          <w:b/>
          <w:bCs/>
          <w:iCs/>
          <w:szCs w:val="24"/>
          <w:lang w:val="en-US"/>
        </w:rPr>
      </w:pPr>
      <w:r w:rsidRPr="00DD7B48">
        <w:rPr>
          <w:rFonts w:cs="Times New Roman"/>
          <w:b/>
          <w:bCs/>
          <w:iCs/>
          <w:szCs w:val="24"/>
          <w:lang w:val="en-US"/>
        </w:rPr>
        <w:t>Abstract</w:t>
      </w:r>
    </w:p>
    <w:p w14:paraId="0CB25EC0" w14:textId="701408F4" w:rsidR="00DB53D0" w:rsidRDefault="00DB53D0" w:rsidP="00DB53D0">
      <w:pPr>
        <w:spacing w:after="171" w:line="240" w:lineRule="auto"/>
        <w:ind w:firstLine="0"/>
        <w:rPr>
          <w:rFonts w:cs="Times New Roman"/>
          <w:szCs w:val="36"/>
          <w:lang w:val="en-US"/>
        </w:rPr>
      </w:pPr>
      <w:r w:rsidRPr="00DB53D0">
        <w:rPr>
          <w:rFonts w:cs="Times New Roman"/>
          <w:szCs w:val="36"/>
          <w:lang w:val="en-US"/>
        </w:rPr>
        <w:t>Polylactic acid (PLA)-based fiber-reinforced polymers (FRPs) often demand detailed characterization of their thermal and mechanical properties</w:t>
      </w:r>
      <w:r w:rsidR="00E71085">
        <w:rPr>
          <w:rFonts w:cs="Times New Roman"/>
          <w:szCs w:val="36"/>
          <w:lang w:val="en-US"/>
        </w:rPr>
        <w:t xml:space="preserve"> to</w:t>
      </w:r>
      <w:r w:rsidR="00F03726">
        <w:rPr>
          <w:rFonts w:cs="Times New Roman"/>
          <w:szCs w:val="36"/>
          <w:lang w:val="en-US"/>
        </w:rPr>
        <w:t xml:space="preserve"> indicate their potential field of application</w:t>
      </w:r>
      <w:r w:rsidRPr="00DB53D0">
        <w:rPr>
          <w:rFonts w:cs="Times New Roman"/>
          <w:szCs w:val="36"/>
          <w:lang w:val="en-US"/>
        </w:rPr>
        <w:t xml:space="preserve">. </w:t>
      </w:r>
      <w:r w:rsidR="00C2617D">
        <w:rPr>
          <w:rFonts w:cs="Times New Roman"/>
          <w:szCs w:val="36"/>
          <w:lang w:val="en-US"/>
        </w:rPr>
        <w:t>C</w:t>
      </w:r>
      <w:r w:rsidRPr="00DB53D0">
        <w:rPr>
          <w:rFonts w:cs="Times New Roman"/>
          <w:szCs w:val="36"/>
          <w:lang w:val="en-US"/>
        </w:rPr>
        <w:t>onventional characterization methods</w:t>
      </w:r>
      <w:r w:rsidR="00C2617D">
        <w:rPr>
          <w:rFonts w:cs="Times New Roman"/>
          <w:szCs w:val="36"/>
          <w:lang w:val="en-US"/>
        </w:rPr>
        <w:t xml:space="preserve"> are usually costly and time-consuming</w:t>
      </w:r>
      <w:r w:rsidR="007843CD">
        <w:rPr>
          <w:rFonts w:cs="Times New Roman"/>
          <w:szCs w:val="36"/>
          <w:lang w:val="en-US"/>
        </w:rPr>
        <w:t>, what creates opportunity for</w:t>
      </w:r>
      <w:r w:rsidRPr="00DB53D0">
        <w:rPr>
          <w:rFonts w:cs="Times New Roman"/>
          <w:szCs w:val="36"/>
          <w:lang w:val="en-US"/>
        </w:rPr>
        <w:t xml:space="preserve"> alternative strategy </w:t>
      </w:r>
      <w:r w:rsidR="00E71085">
        <w:rPr>
          <w:rFonts w:cs="Times New Roman"/>
          <w:szCs w:val="36"/>
          <w:lang w:val="en-US"/>
        </w:rPr>
        <w:t xml:space="preserve">that </w:t>
      </w:r>
      <w:r w:rsidRPr="00DB53D0">
        <w:rPr>
          <w:rFonts w:cs="Times New Roman"/>
          <w:szCs w:val="36"/>
          <w:lang w:val="en-US"/>
        </w:rPr>
        <w:t xml:space="preserve">involves employing machine learning for property prediction. In this </w:t>
      </w:r>
      <w:r w:rsidR="00F03726">
        <w:rPr>
          <w:rFonts w:cs="Times New Roman"/>
          <w:szCs w:val="36"/>
          <w:lang w:val="en-US"/>
        </w:rPr>
        <w:t>study</w:t>
      </w:r>
      <w:r w:rsidRPr="00DB53D0">
        <w:rPr>
          <w:rFonts w:cs="Times New Roman"/>
          <w:szCs w:val="36"/>
          <w:lang w:val="en-US"/>
        </w:rPr>
        <w:t xml:space="preserve">, prediction models were formulated for the tensile strength and 5% mass loss temperature of unmodified and modified wool-reinforced </w:t>
      </w:r>
      <w:r w:rsidR="00C54828">
        <w:rPr>
          <w:rFonts w:cs="Times New Roman"/>
          <w:szCs w:val="36"/>
          <w:lang w:val="en-US"/>
        </w:rPr>
        <w:t>PLA composites</w:t>
      </w:r>
      <w:r w:rsidRPr="00DB53D0">
        <w:rPr>
          <w:rFonts w:cs="Times New Roman"/>
          <w:szCs w:val="36"/>
          <w:lang w:val="en-US"/>
        </w:rPr>
        <w:t xml:space="preserve">. The modeling employed linear and boosted decision tree regression algorithms within the Microsoft Azure Machine Learning Studio. The </w:t>
      </w:r>
      <w:r w:rsidR="00C54828" w:rsidRPr="00DB53D0">
        <w:rPr>
          <w:rFonts w:cs="Times New Roman"/>
          <w:szCs w:val="36"/>
          <w:lang w:val="en-US"/>
        </w:rPr>
        <w:t>resulting</w:t>
      </w:r>
      <w:r w:rsidRPr="00DB53D0">
        <w:rPr>
          <w:rFonts w:cs="Times New Roman"/>
          <w:szCs w:val="36"/>
          <w:lang w:val="en-US"/>
        </w:rPr>
        <w:t xml:space="preserve"> models facilitated the prediction of numeric values for the targeted properties, </w:t>
      </w:r>
      <w:r w:rsidR="002232A1">
        <w:rPr>
          <w:rFonts w:cs="Times New Roman"/>
          <w:szCs w:val="36"/>
          <w:lang w:val="en-US"/>
        </w:rPr>
        <w:t>in functions of</w:t>
      </w:r>
      <w:r w:rsidRPr="00DB53D0">
        <w:rPr>
          <w:rFonts w:cs="Times New Roman"/>
          <w:szCs w:val="36"/>
          <w:lang w:val="en-US"/>
        </w:rPr>
        <w:t xml:space="preserve"> concentrations of wool, coupling agents, and coupling agent types. Model evaluations were conducted to </w:t>
      </w:r>
      <w:r w:rsidR="002232A1" w:rsidRPr="00DB53D0">
        <w:rPr>
          <w:rFonts w:cs="Times New Roman"/>
          <w:szCs w:val="36"/>
          <w:lang w:val="en-US"/>
        </w:rPr>
        <w:t>interpret</w:t>
      </w:r>
      <w:r w:rsidRPr="00DB53D0">
        <w:rPr>
          <w:rFonts w:cs="Times New Roman"/>
          <w:szCs w:val="36"/>
          <w:lang w:val="en-US"/>
        </w:rPr>
        <w:t xml:space="preserve"> and compare their accuracy. Furthermore, the predicted values for selected formulations were </w:t>
      </w:r>
      <w:r w:rsidR="002232A1" w:rsidRPr="00DB53D0">
        <w:rPr>
          <w:rFonts w:cs="Times New Roman"/>
          <w:szCs w:val="36"/>
          <w:lang w:val="en-US"/>
        </w:rPr>
        <w:t>put together</w:t>
      </w:r>
      <w:r w:rsidRPr="00DB53D0">
        <w:rPr>
          <w:rFonts w:cs="Times New Roman"/>
          <w:szCs w:val="36"/>
          <w:lang w:val="en-US"/>
        </w:rPr>
        <w:t xml:space="preserve"> with actual average results obtained through laboratory experimentation. This approach aimed to assess the effectiveness of machine learning in predicting </w:t>
      </w:r>
      <w:r w:rsidR="003C3460">
        <w:rPr>
          <w:rFonts w:cs="Times New Roman"/>
          <w:szCs w:val="36"/>
          <w:lang w:val="en-US"/>
        </w:rPr>
        <w:t xml:space="preserve">selected </w:t>
      </w:r>
      <w:r w:rsidRPr="00DB53D0">
        <w:rPr>
          <w:rFonts w:cs="Times New Roman"/>
          <w:szCs w:val="36"/>
          <w:lang w:val="en-US"/>
        </w:rPr>
        <w:t>thermal and mechanical properties of PLA-based FRPs, contributing valuable insights to the field of material science and potential advancements in the domain.</w:t>
      </w:r>
    </w:p>
    <w:p w14:paraId="060559EF" w14:textId="111FD170" w:rsidR="008E7C22" w:rsidRPr="00DD7B48" w:rsidRDefault="008E7C22" w:rsidP="00392E05">
      <w:pPr>
        <w:spacing w:after="171" w:line="240" w:lineRule="auto"/>
        <w:ind w:firstLine="0"/>
        <w:jc w:val="left"/>
        <w:rPr>
          <w:rFonts w:cs="Times New Roman"/>
          <w:szCs w:val="36"/>
          <w:lang w:val="en-US"/>
        </w:rPr>
      </w:pPr>
      <w:r w:rsidRPr="00DD7B48">
        <w:rPr>
          <w:rFonts w:cs="Times New Roman"/>
          <w:b/>
          <w:bCs/>
          <w:szCs w:val="36"/>
          <w:lang w:val="en-US"/>
        </w:rPr>
        <w:t>Keywords:</w:t>
      </w:r>
      <w:r w:rsidRPr="00DD7B48">
        <w:rPr>
          <w:rFonts w:cs="Times New Roman"/>
          <w:szCs w:val="36"/>
          <w:lang w:val="en-US"/>
        </w:rPr>
        <w:t xml:space="preserve"> </w:t>
      </w:r>
      <w:r w:rsidR="00A6304D" w:rsidRPr="00A6304D">
        <w:rPr>
          <w:rFonts w:cs="Times New Roman"/>
          <w:szCs w:val="36"/>
          <w:lang w:val="en-US"/>
        </w:rPr>
        <w:t>fiber-reinforced polymers; polylactic acid; maleinized linseed oil; sheep wool fiber; silane coupling agent; machine learning; regression model</w:t>
      </w:r>
    </w:p>
    <w:p w14:paraId="1657E9C9" w14:textId="77777777" w:rsidR="008E7C22" w:rsidRPr="00DD7B48" w:rsidRDefault="008E7C22" w:rsidP="00F24CE2">
      <w:pPr>
        <w:pStyle w:val="Heading1"/>
        <w:rPr>
          <w:lang w:val="en-US"/>
        </w:rPr>
      </w:pPr>
      <w:r w:rsidRPr="00DD7B48">
        <w:rPr>
          <w:lang w:val="en-US"/>
        </w:rPr>
        <w:lastRenderedPageBreak/>
        <w:t xml:space="preserve">INTRODUCTION </w:t>
      </w:r>
    </w:p>
    <w:p w14:paraId="5999DA09" w14:textId="0F61E56D" w:rsidR="003809E2" w:rsidRDefault="00747024" w:rsidP="00A6304D">
      <w:pPr>
        <w:pStyle w:val="MDPI31text"/>
        <w:rPr>
          <w:rFonts w:ascii="Times New Roman" w:hAnsi="Times New Roman"/>
          <w:sz w:val="24"/>
          <w:szCs w:val="24"/>
        </w:rPr>
      </w:pPr>
      <w:r w:rsidRPr="00747024">
        <w:rPr>
          <w:rFonts w:ascii="Times New Roman" w:hAnsi="Times New Roman"/>
          <w:sz w:val="24"/>
          <w:szCs w:val="24"/>
        </w:rPr>
        <w:t xml:space="preserve">Fiber-reinforced polymers (FRPs) represent </w:t>
      </w:r>
      <w:r w:rsidR="005A7F04" w:rsidRPr="00747024">
        <w:rPr>
          <w:rFonts w:ascii="Times New Roman" w:hAnsi="Times New Roman"/>
          <w:sz w:val="24"/>
          <w:szCs w:val="24"/>
        </w:rPr>
        <w:t>modern</w:t>
      </w:r>
      <w:r w:rsidRPr="00747024">
        <w:rPr>
          <w:rFonts w:ascii="Times New Roman" w:hAnsi="Times New Roman"/>
          <w:sz w:val="24"/>
          <w:szCs w:val="24"/>
        </w:rPr>
        <w:t xml:space="preserve"> materials designed to achieve </w:t>
      </w:r>
      <w:r w:rsidR="005A7F04" w:rsidRPr="00747024">
        <w:rPr>
          <w:rFonts w:ascii="Times New Roman" w:hAnsi="Times New Roman"/>
          <w:sz w:val="24"/>
          <w:szCs w:val="24"/>
        </w:rPr>
        <w:t>designed</w:t>
      </w:r>
      <w:r w:rsidRPr="00747024">
        <w:rPr>
          <w:rFonts w:ascii="Times New Roman" w:hAnsi="Times New Roman"/>
          <w:sz w:val="24"/>
          <w:szCs w:val="24"/>
        </w:rPr>
        <w:t xml:space="preserve"> properties</w:t>
      </w:r>
      <w:r w:rsidR="00A6304D" w:rsidRPr="00A6304D">
        <w:rPr>
          <w:rFonts w:ascii="Times New Roman" w:hAnsi="Times New Roman"/>
          <w:sz w:val="24"/>
          <w:szCs w:val="24"/>
        </w:rPr>
        <w:t>.</w:t>
      </w:r>
      <w:r w:rsidR="00A6304D" w:rsidRPr="00A6304D">
        <w:rPr>
          <w:rFonts w:ascii="Times New Roman" w:hAnsi="Times New Roman"/>
          <w:sz w:val="24"/>
          <w:szCs w:val="24"/>
        </w:rPr>
        <w:fldChar w:fldCharType="begin" w:fldLock="1"/>
      </w:r>
      <w:r w:rsidR="00A6304D" w:rsidRPr="00A6304D">
        <w:rPr>
          <w:rFonts w:ascii="Times New Roman" w:hAnsi="Times New Roman"/>
          <w:sz w:val="24"/>
          <w:szCs w:val="24"/>
        </w:rPr>
        <w:instrText>ADDIN CSL_CITATION {"citationItems":[{"id":"ITEM-1","itemData":{"DOI":"10.1002/pc.26455","ISSN":"15480569","abstract":"Noise pollution caused by urbanization and industrial development must be effectively controlled to provide a pleasant living atmosphere. Different synthetic fiber materials have good acoustic performance, yet synthetic fiber materials have a high cost and have adverse effect on the environment. Natural fibers are a good alternative to synthetic fibers in terms of acoustic properties and they are also less expensive and have less environmental impact. Several factors affects the acoustic behavior of natural fiber reinforced polymer composites (NFRPCs). The present article focuses on the effect of different processing methods, reinforcement architecture, fiber diameter, laminate thickness and density on the acoustic performance of NFRPCs. Reinforcement architecture has been proved to be the best option in order to tailor the various acoustic properties of the composite laminates without even changing other physical properties. The challenges, future scope and potential applications of natural fibers in acoustic applications (home theaters, offices, cinema halls, automobiles, etc.) have also been discussed.","author":[{"dropping-particle":"","family":"Das","given":"Partha Pratim","non-dropping-particle":"","parse-names":false,"suffix":""},{"dropping-particle":"","family":"Chaudhary","given":"Vijay","non-dropping-particle":"","parse-names":false,"suffix":""},{"dropping-particle":"","family":"Ahmad","given":"Furkan","non-dropping-particle":"","parse-names":false,"suffix":""},{"dropping-particle":"","family":"Manral","given":"Ankit","non-dropping-particle":"","parse-names":false,"suffix":""},{"dropping-particle":"","family":"Gupta","given":"Sumit","non-dropping-particle":"","parse-names":false,"suffix":""},{"dropping-particle":"","family":"Gupta","given":"Pallav","non-dropping-particle":"","parse-names":false,"suffix":""}],"container-title":"Polymer Composites","id":"ITEM-1","issue":"3","issued":{"date-parts":[["2022"]]},"page":"1221-1237","title":"Acoustic performance of natural fiber reinforced polymer composites: Influencing factors, future scope, challenges, and applications","type":"article-journal","volume":"43"},"uris":["http://www.mendeley.com/documents/?uuid=8182ad97-b40f-422c-8f81-d95397db93b6"]}],"mendeley":{"formattedCitation":"[1]","plainTextFormattedCitation":"[1]","previouslyFormattedCitation":"[1]"},"properties":{"noteIndex":0},"schema":"https://github.com/citation-style-language/schema/raw/master/csl-citation.json"}</w:instrText>
      </w:r>
      <w:r w:rsidR="00A6304D" w:rsidRPr="00A6304D">
        <w:rPr>
          <w:rFonts w:ascii="Times New Roman" w:hAnsi="Times New Roman"/>
          <w:sz w:val="24"/>
          <w:szCs w:val="24"/>
        </w:rPr>
        <w:fldChar w:fldCharType="separate"/>
      </w:r>
      <w:r w:rsidR="00A6304D" w:rsidRPr="00A6304D">
        <w:rPr>
          <w:rFonts w:ascii="Times New Roman" w:hAnsi="Times New Roman"/>
          <w:noProof/>
          <w:sz w:val="24"/>
          <w:szCs w:val="24"/>
        </w:rPr>
        <w:t>[1]</w:t>
      </w:r>
      <w:r w:rsidR="00A6304D" w:rsidRPr="00A6304D">
        <w:rPr>
          <w:rFonts w:ascii="Times New Roman" w:hAnsi="Times New Roman"/>
          <w:sz w:val="24"/>
          <w:szCs w:val="24"/>
        </w:rPr>
        <w:fldChar w:fldCharType="end"/>
      </w:r>
      <w:r w:rsidR="00A6304D" w:rsidRPr="00A6304D">
        <w:rPr>
          <w:rFonts w:ascii="Times New Roman" w:hAnsi="Times New Roman"/>
          <w:sz w:val="24"/>
          <w:szCs w:val="24"/>
        </w:rPr>
        <w:t xml:space="preserve"> </w:t>
      </w:r>
      <w:r w:rsidR="003809E2" w:rsidRPr="003809E2">
        <w:rPr>
          <w:rFonts w:ascii="Times New Roman" w:hAnsi="Times New Roman"/>
          <w:sz w:val="24"/>
          <w:szCs w:val="24"/>
        </w:rPr>
        <w:t>The incorporation of such reinforcement is frequently employed for modifying or enhancing plastics to adhere to applicable standards in a significant portion of plastic applications. Consequently, the escalating interest in research pertaining to plastic reinforcement is well-founded, given its impact on the manufacturing of plastic components and the subsequent possibilities for their advancement</w:t>
      </w:r>
      <w:r w:rsidR="00112AE9">
        <w:rPr>
          <w:rFonts w:ascii="Times New Roman" w:hAnsi="Times New Roman"/>
          <w:sz w:val="24"/>
          <w:szCs w:val="24"/>
        </w:rPr>
        <w:t>.</w:t>
      </w:r>
      <w:r w:rsidR="00A6304D" w:rsidRPr="00A6304D">
        <w:rPr>
          <w:rFonts w:ascii="Times New Roman" w:hAnsi="Times New Roman"/>
          <w:sz w:val="24"/>
          <w:szCs w:val="24"/>
        </w:rPr>
        <w:t xml:space="preserve"> </w:t>
      </w:r>
      <w:r w:rsidR="00A6304D" w:rsidRPr="00A6304D">
        <w:rPr>
          <w:rFonts w:ascii="Times New Roman" w:hAnsi="Times New Roman"/>
          <w:sz w:val="24"/>
          <w:szCs w:val="24"/>
        </w:rPr>
        <w:fldChar w:fldCharType="begin" w:fldLock="1"/>
      </w:r>
      <w:r w:rsidR="00CC1676">
        <w:rPr>
          <w:rFonts w:ascii="Times New Roman" w:hAnsi="Times New Roman"/>
          <w:sz w:val="24"/>
          <w:szCs w:val="24"/>
        </w:rPr>
        <w:instrText>ADDIN CSL_CITATION {"citationItems":[{"id":"ITEM-1","itemData":{"DOI":"10.3390/su11030631","ISSN":"20711050","abstract":"Recycled post-consumer high-density polyethylene pipe plastic was agglomerated into composite samples with wood, glass fiber, mineral wool, gypsum, and soapstone as recycled particulate fillers. The tensile strength, tensile modulus, impact strength, and hardness were the mechanical properties evaluated. Scanning electron microscopy was performed on the broken surfaces of tensile strength samples to study the interfacial interactions between the composite matrix and the filler materials. Heat build-up, water absorption, and thickness swelling were the physical properties measured from the composites. The addition of particulate fillers demonstrated the weakening of the tensile and impact strength but significantly improved the rigidity of the post-consumer plastic. The composites filled with minerals had mechanical properties comparable to compression molded wood plastic composites but higher resistance to moisture. A lack of hot-melt mixing affected the mechanical properties adversely.","author":[{"dropping-particle":"","family":"Sormunen","given":"Petri","non-dropping-particle":"","parse-names":false,"suffix":""},{"dropping-particle":"","family":"Kärki","given":"Timo","non-dropping-particle":"","parse-names":false,"suffix":""}],"container-title":"Sustainability (Switzerland)","id":"ITEM-1","issue":"3","issued":{"date-parts":[["2019"]]},"title":"Compression molded thermoplastic composites entirely made of recycled materials","type":"article-journal","volume":"11"},"uris":["http://www.mendeley.com/documents/?uuid=485efcd8-08a7-4f02-82ed-01263129176d"]},{"id":"ITEM-2","itemData":{"DOI":"10.3390/polym11020249","ISSN":"20734360","abstract":"Herein, lightweight nanocomposite foams with expansion ratios ranging from 2-10-fold were fabricated using an isotactic polypropylene (iPP) matrix and cellulose nanofiber (CNF) as the reinforcing agent via core-back foam injection molding (FIM). Both the native and modified CNFs, including the different degrees of substitution (DS) of 0.2 and 0.4, were melt-prepared and used for producing the polypropylene (PP)/CNF composites. Foaming results revealed that the addition of CNF greatly improved the foamability of PP, reaching 2-3 orders of magnitude increases in cell density, in comparison to those of the neat iPP foams. Moreover, tensile test results showed that the incorporation of CNF increased the tensile modulus and yield stress of both solid and 2-fold foamed PP, and a greater reinforcing effect was achieved in composites containing modified CNF. In the compression test, PP/CNF composite foams prepared with a DS of 0.4 exhibited dramatic improvements in mechanical performance for 10-fold foams, in comparison to iPP, with increases in the elastic modulus and collapse stress of PP foams of 486% and 468%, respectively. These results demonstrate that CNF is extraordinarily helpful in enhancing the foamability of PP and reinforcing PP foams, which has importance for the development of lightweight polymer composite foams containing a natural nanofiber.","author":[{"dropping-particle":"","family":"Wang","given":"Long","non-dropping-particle":"","parse-names":false,"suffix":""},{"dropping-particle":"","family":"Okada","given":"Kiyomi","non-dropping-particle":"","parse-names":false,"suffix":""},{"dropping-particle":"","family":"Hikima","given":"Yuta","non-dropping-particle":"","parse-names":false,"suffix":""},{"dropping-particle":"","family":"Ohshima","given":"Masahiro","non-dropping-particle":"","parse-names":false,"suffix":""},{"dropping-particle":"","family":"Sekiguchi","given":"Takafumi","non-dropping-particle":"","parse-names":false,"suffix":""},{"dropping-particle":"","family":"Yano","given":"Hiroyuki","non-dropping-particle":"","parse-names":false,"suffix":""}],"container-title":"Polymers","id":"ITEM-2","issue":"2","issued":{"date-parts":[["2019"]]},"page":"1-18","title":"Effect of cellulose nanofiber (CNF) surface treatment on cellular structures and mechanical properties of polypropylene/CNF nanocomposite foams via core-back foam injection molding","type":"article-journal","volume":"11"},"uris":["http://www.mendeley.com/documents/?uuid=d728fcdb-ee17-4070-858a-28b76a9ef696"]},{"id":"ITEM-3","itemData":{"DOI":"10.3390/polym11091514","ISSN":"20734360","abstract":"A method to modify polymers is that of introducing fibers in a matrix to produce a fiber-reinforced polymer (FRP). Consequently, the aim of this work was to study the compatibility effect of four coupling agents on wool FRP properties, using poly(lactic acid) plasticized with maleinized linseed oil as polymer matrix. The content of wool assessed was 1 phr. The compatibilizers were (3-(2-aminoethylamino)propyl)-trimethoxysilane, trimethoxy (2-(7-oxabicyclo (4.1.0)hept-3-yl) ethyl) silane, tris(2-methoxyethoxy)(vinyl) silane and titanium (IV) (triethanolaminate)isopropoxide. Initially, wool was modified with coupling agents in an acetone/water (50/50) solution. Mechanical properties were evaluated by tensile and flexural properties, hardness by Shore D measurement and impact resistance by Charpy's energy. Differential scanning calorimetry, dynamic thermo-mechanical analysis, and thermogravimetric analysis were conducted to evaluate the interaction among components and the effect of the coupling agents on the thermal properties of the original material. Color, wettability and scanning electron microscopy were used to describe physical and microstructural properties. Modification of fibers allows achieving improved mechanical properties and changes the thermal properties of the FRPs slightly. Coupling agent treatment helps to formulate PLA-MLO and sheep wool materials and to improve their performance, thereby creating a broader spectrum of applications for PLA maintaining the bio-based character of the material.","author":[{"dropping-particle":"","family":"Pawlak","given":"Franciszek","non-dropping-particle":"","parse-names":false,"suffix":""},{"dropping-particle":"","family":"Aldas","given":"Miguel","non-dropping-particle":"","parse-names":false,"suffix":""},{"dropping-particle":"","family":"López-Martínez","given":"Juan","non-dropping-particle":"","parse-names":false,"suffix":""},{"dropping-particle":"","family":"Samper","given":"María Dolores","non-dropping-particle":"","parse-names":false,"suffix":""}],"container-title":"Polymers","id":"ITEM-3","issue":"9","issued":{"date-parts":[["2019"]]},"title":"Effect of different compatibilizers on injection-molded green fiber-reinforced polymers based on poly(lactic acid)-maleinized linseed oil system and sheep wool","type":"article-journal","volume":"11"},"uris":["http://www.mendeley.com/documents/?uuid=1f2aa64b-52ef-4f9e-a295-c261d5157161"]}],"mendeley":{"formattedCitation":"[2–4]","plainTextFormattedCitation":"[2–4]","previouslyFormattedCitation":"[2–4]"},"properties":{"noteIndex":0},"schema":"https://github.com/citation-style-language/schema/raw/master/csl-citation.json"}</w:instrText>
      </w:r>
      <w:r w:rsidR="00A6304D" w:rsidRPr="00A6304D">
        <w:rPr>
          <w:rFonts w:ascii="Times New Roman" w:hAnsi="Times New Roman"/>
          <w:sz w:val="24"/>
          <w:szCs w:val="24"/>
        </w:rPr>
        <w:fldChar w:fldCharType="separate"/>
      </w:r>
      <w:r w:rsidR="00B02BB0" w:rsidRPr="00B02BB0">
        <w:rPr>
          <w:rFonts w:ascii="Times New Roman" w:hAnsi="Times New Roman"/>
          <w:noProof/>
          <w:sz w:val="24"/>
          <w:szCs w:val="24"/>
        </w:rPr>
        <w:t>[2–4]</w:t>
      </w:r>
      <w:r w:rsidR="00A6304D" w:rsidRPr="00A6304D">
        <w:rPr>
          <w:rFonts w:ascii="Times New Roman" w:hAnsi="Times New Roman"/>
          <w:sz w:val="24"/>
          <w:szCs w:val="24"/>
        </w:rPr>
        <w:fldChar w:fldCharType="end"/>
      </w:r>
      <w:r w:rsidR="00A6304D" w:rsidRPr="00A6304D">
        <w:rPr>
          <w:rFonts w:ascii="Times New Roman" w:hAnsi="Times New Roman"/>
          <w:sz w:val="24"/>
          <w:szCs w:val="24"/>
        </w:rPr>
        <w:t xml:space="preserve"> </w:t>
      </w:r>
    </w:p>
    <w:p w14:paraId="4C42B01C" w14:textId="28349250" w:rsidR="00A6304D" w:rsidRPr="00A6304D" w:rsidRDefault="00112AE9" w:rsidP="00A6304D">
      <w:pPr>
        <w:pStyle w:val="MDPI31text"/>
        <w:rPr>
          <w:rFonts w:ascii="Times New Roman" w:hAnsi="Times New Roman"/>
          <w:sz w:val="24"/>
          <w:szCs w:val="24"/>
        </w:rPr>
      </w:pPr>
      <w:r w:rsidRPr="00112AE9">
        <w:rPr>
          <w:rFonts w:ascii="Times New Roman" w:hAnsi="Times New Roman"/>
          <w:sz w:val="24"/>
          <w:szCs w:val="24"/>
        </w:rPr>
        <w:t>The surge in environmental awareness and a commitment to sustainable production processes have fostered a sustained interest in the development of green composites. Unlike materials dependent on fossil fuels, where additional greenhouse gases are emitted into the atmosphere, the life cycle of green composites involves the production and disposal of carbon dioxide and greenhouse gases. Despite the fact that certain biobased materials, such as wool fiber, may necessitate additional production steps, they offer significant advantages over their fossil-dependent or inorganic counterparts</w:t>
      </w:r>
      <w:r>
        <w:rPr>
          <w:rFonts w:ascii="Times New Roman" w:hAnsi="Times New Roman"/>
          <w:sz w:val="24"/>
          <w:szCs w:val="24"/>
        </w:rPr>
        <w:t xml:space="preserve">. </w:t>
      </w:r>
      <w:r w:rsidR="00A6304D" w:rsidRPr="00A6304D">
        <w:rPr>
          <w:rFonts w:ascii="Times New Roman" w:hAnsi="Times New Roman"/>
          <w:sz w:val="24"/>
          <w:szCs w:val="24"/>
        </w:rPr>
        <w:fldChar w:fldCharType="begin" w:fldLock="1"/>
      </w:r>
      <w:r w:rsidR="00766F85">
        <w:rPr>
          <w:rFonts w:ascii="Times New Roman" w:hAnsi="Times New Roman"/>
          <w:sz w:val="24"/>
          <w:szCs w:val="24"/>
        </w:rPr>
        <w:instrText>ADDIN CSL_CITATION {"citationItems":[{"id":"ITEM-1","itemData":{"DOI":"10.1016/j.indcrop.2021.114489","ISSN":"09266690","abstract":"In the present study, sodium lignosulfonate (SLS) was used to enhance the interfacial adhesion between the natural rubber latex and wool fabric. The coarse wool woven fabric was treated with various concentrations of SLS. After drying, the fabric was coated with natural rubber latex. The influence of SLS on the physico-mechanical properties of the composites was investigated. The SEM images showed that the SLS acted as a cementing material in between the wool fabric and the rubber latex. In comparison with the control composite sample, the SLS treatment causes up to a 32% increase in the areal density by enhancing the interaction between the wool fiber and latex. The SLS treatment at low concentrations significantly improved elongation of the composites in comparison with untreated wool composite, however, the water diffusion of the composites samples got considerably reduced after SLS treatment. After UV aging, 50% SLS treated sample showed better retention of tensile strength. Since the developed composite is flexible, it can be used for the development of bags, acoustics panels, and doormats.","author":[{"dropping-particle":"","family":"Jose","given":"Seiko","non-dropping-particle":"","parse-names":false,"suffix":""},{"dropping-particle":"","family":"Thomas","given":"Sabu","non-dropping-particle":"","parse-names":false,"suffix":""},{"dropping-particle":"","family":"Jibin","given":"K. P.","non-dropping-particle":"","parse-names":false,"suffix":""},{"dropping-particle":"","family":"Sisanth","given":"K. S.","non-dropping-particle":"","parse-names":false,"suffix":""},{"dropping-particle":"","family":"Kadam","given":"Vinod","non-dropping-particle":"","parse-names":false,"suffix":""},{"dropping-particle":"","family":"Shakyawar","given":"D. B.","non-dropping-particle":"","parse-names":false,"suffix":""}],"container-title":"Industrial Crops and Products","id":"ITEM-1","issue":"September 2021","issued":{"date-parts":[["2022"]]},"page":"114489","publisher":"Elsevier B.V.","title":"Surface modification of wool fabric using sodium lignosulfonate and subsequent improvement in the interfacial adhesion of natural rubber latex in the wool/rubber composites","type":"article-journal","volume":"177"},"uris":["http://www.mendeley.com/documents/?uuid=66671840-0230-4fe2-b0a9-7528cacb6888"]},{"id":"ITEM-2","itemData":{"DOI":"10.3390/polym14061143","ISSN":"20734360","abstract":"In this work, the effect of alkaline treatment on the thermal insulation and mechanical properties of date palm wood fibers (DPWF) and polylactic acid (PLA) green composite was studied. Alkaline treatment was applied to DPWF using two different solutions: sodium hydroxide (NaOH) and potassium hydroxide (KOH), with concentration of 2 vol.%. The fibers were later incorporated into PLA with weight percentages from 10 to 40 wt.%, to form three composite types: PLA with untreated fibers (PLA-UTDPWF), PLA with KOH treated fibers (PLA-KOH), and PLA with NaOH treated fibers (PLA-NaOH). The prepared composites were for use as a green thermal insulation material. The composites were tested to assess the effect of treatment on their physical (density and degree of crystallization), thermal (thermal conductivity, specific heat capacity, thermal diffusivity, thermal degradation, glass transition, and melting temperature), and mechanical properties. Moreover, the composite structural characteristics were investigated using FTIR and SEM analysis. The alkaline treatment significantly increased the crystallinity of the composites, specifically for higher filler loadings of 30 and 40 wt.%. The crystallinity for the 40 wt.% increased from 33.2% for PLA-UTDPWF, to 41% and 51%, for PLA-NaOH and PLA-KOH, respectively. Moreover, the alkaline treatment reduced the density and produced lighter composites than the untreated specimens. For instance, the density of 40 wt.% composite was reduced from 1.43, to 1.22 and 1.30g for PLA-NaOH cm3 and PLA-KOH, respectively.","author":[{"dropping-particle":"Al","family":"Abdallah","given":"Hyder","non-dropping-particle":"","parse-names":false,"suffix":""},{"dropping-particle":"","family":"Abu-Jdayil","given":"Basim","non-dropping-particle":"","parse-names":false,"suffix":""},{"dropping-particle":"","family":"Iqbal","given":"Muhammad Z.","non-dropping-particle":"","parse-names":false,"suffix":""}],"container-title":"Polymers","id":"ITEM-2","issue":"6","issued":{"date-parts":[["2022"]]},"title":"The Effect of Alkaline Treatment on Poly(Lactic Acid)/Date Palm Wood Green Composites for Thermal Insulation","type":"article-journal","volume":"14"},"uris":["http://www.mendeley.com/documents/?uuid=a80a5166-a42a-4963-8e11-d1dabf56d158"]}],"mendeley":{"formattedCitation":"[5,6]","plainTextFormattedCitation":"[5,6]","previouslyFormattedCitation":"[5,6]"},"properties":{"noteIndex":0},"schema":"https://github.com/citation-style-language/schema/raw/master/csl-citation.json"}</w:instrText>
      </w:r>
      <w:r w:rsidR="00A6304D" w:rsidRPr="00A6304D">
        <w:rPr>
          <w:rFonts w:ascii="Times New Roman" w:hAnsi="Times New Roman"/>
          <w:sz w:val="24"/>
          <w:szCs w:val="24"/>
        </w:rPr>
        <w:fldChar w:fldCharType="separate"/>
      </w:r>
      <w:r w:rsidR="00B02BB0" w:rsidRPr="00B02BB0">
        <w:rPr>
          <w:rFonts w:ascii="Times New Roman" w:hAnsi="Times New Roman"/>
          <w:noProof/>
          <w:sz w:val="24"/>
          <w:szCs w:val="24"/>
        </w:rPr>
        <w:t>[5,6]</w:t>
      </w:r>
      <w:r w:rsidR="00A6304D" w:rsidRPr="00A6304D">
        <w:rPr>
          <w:rFonts w:ascii="Times New Roman" w:hAnsi="Times New Roman"/>
          <w:sz w:val="24"/>
          <w:szCs w:val="24"/>
        </w:rPr>
        <w:fldChar w:fldCharType="end"/>
      </w:r>
    </w:p>
    <w:p w14:paraId="356AF040" w14:textId="73338E79" w:rsidR="00A6304D" w:rsidRPr="00A6304D" w:rsidRDefault="00A6304D" w:rsidP="00A6304D">
      <w:pPr>
        <w:pStyle w:val="MDPI31text"/>
        <w:rPr>
          <w:rFonts w:ascii="Times New Roman" w:hAnsi="Times New Roman"/>
          <w:b/>
          <w:bCs/>
          <w:i/>
          <w:iCs/>
          <w:color w:val="auto"/>
          <w:sz w:val="24"/>
          <w:szCs w:val="24"/>
        </w:rPr>
      </w:pPr>
      <w:r w:rsidRPr="00A6304D">
        <w:rPr>
          <w:rFonts w:ascii="Times New Roman" w:hAnsi="Times New Roman"/>
          <w:sz w:val="24"/>
          <w:szCs w:val="24"/>
        </w:rPr>
        <w:t xml:space="preserve">An example of sustainable fiber-reinforced polymers is polylactic acid reinforced with silane-modified sheep wool fibers with an addition of malenized linseed oil. Various formulations of such FRPs have been </w:t>
      </w:r>
      <w:r w:rsidR="004017CF">
        <w:rPr>
          <w:rFonts w:ascii="Times New Roman" w:hAnsi="Times New Roman"/>
          <w:sz w:val="24"/>
          <w:szCs w:val="24"/>
        </w:rPr>
        <w:t>examined by considering</w:t>
      </w:r>
      <w:r w:rsidRPr="00A6304D">
        <w:rPr>
          <w:rFonts w:ascii="Times New Roman" w:hAnsi="Times New Roman"/>
          <w:sz w:val="24"/>
          <w:szCs w:val="24"/>
        </w:rPr>
        <w:t xml:space="preserve"> </w:t>
      </w:r>
      <w:r w:rsidR="004017CF">
        <w:rPr>
          <w:rFonts w:ascii="Times New Roman" w:hAnsi="Times New Roman"/>
          <w:sz w:val="24"/>
          <w:szCs w:val="24"/>
        </w:rPr>
        <w:t xml:space="preserve">the </w:t>
      </w:r>
      <w:r w:rsidRPr="00A6304D">
        <w:rPr>
          <w:rFonts w:ascii="Times New Roman" w:hAnsi="Times New Roman"/>
          <w:sz w:val="24"/>
          <w:szCs w:val="24"/>
        </w:rPr>
        <w:t>mechanical, thermal, or microstructural characteristics of the obtained materials</w:t>
      </w:r>
      <w:r w:rsidR="004017CF">
        <w:rPr>
          <w:rFonts w:ascii="Times New Roman" w:hAnsi="Times New Roman"/>
          <w:sz w:val="24"/>
          <w:szCs w:val="24"/>
        </w:rPr>
        <w:t>. Th</w:t>
      </w:r>
      <w:r w:rsidR="00370AED">
        <w:rPr>
          <w:rFonts w:ascii="Times New Roman" w:hAnsi="Times New Roman"/>
          <w:sz w:val="24"/>
          <w:szCs w:val="24"/>
        </w:rPr>
        <w:t xml:space="preserve">e characteristics </w:t>
      </w:r>
      <w:r w:rsidRPr="00A6304D">
        <w:rPr>
          <w:rFonts w:ascii="Times New Roman" w:hAnsi="Times New Roman"/>
          <w:sz w:val="24"/>
          <w:szCs w:val="24"/>
        </w:rPr>
        <w:t xml:space="preserve">allowed </w:t>
      </w:r>
      <w:r w:rsidR="004017CF">
        <w:rPr>
          <w:rFonts w:ascii="Times New Roman" w:hAnsi="Times New Roman"/>
          <w:sz w:val="24"/>
          <w:szCs w:val="24"/>
        </w:rPr>
        <w:t xml:space="preserve">us </w:t>
      </w:r>
      <w:r w:rsidRPr="00A6304D">
        <w:rPr>
          <w:rFonts w:ascii="Times New Roman" w:hAnsi="Times New Roman"/>
          <w:sz w:val="24"/>
          <w:szCs w:val="24"/>
        </w:rPr>
        <w:t>to compare the formulations according to procedures based on testing standards, such as tensile (ISO 527) and other standards.</w:t>
      </w:r>
      <w:r w:rsidRPr="00A6304D">
        <w:rPr>
          <w:rFonts w:ascii="Times New Roman" w:hAnsi="Times New Roman"/>
          <w:sz w:val="24"/>
          <w:szCs w:val="24"/>
        </w:rPr>
        <w:fldChar w:fldCharType="begin" w:fldLock="1"/>
      </w:r>
      <w:r w:rsidR="00CC1676">
        <w:rPr>
          <w:rFonts w:ascii="Times New Roman" w:hAnsi="Times New Roman"/>
          <w:sz w:val="24"/>
          <w:szCs w:val="24"/>
        </w:rPr>
        <w:instrText>ADDIN CSL_CITATION {"citationItems":[{"id":"ITEM-1","itemData":{"author":[{"dropping-particle":"","family":"International Standards Organization","given":"","non-dropping-particle":"","parse-names":false,"suffix":""}],"id":"ITEM-1","issued":{"date-parts":[["2012"]]},"title":"ISO 527-1:2012 - Plastics - Determination of tensile properties - Part 1: General principles","type":"article"},"uris":["http://www.mendeley.com/documents/?uuid=27975d80-2ba8-47aa-b78a-e983df3cdcd6"]},{"id":"ITEM-2","itemData":{"DOI":"10.1039/c0cp01060j","ISSN":"1463-9076","author":[{"dropping-particle":"","family":"International Standards Organization","given":"","non-dropping-particle":"","parse-names":false,"suffix":""}],"id":"ITEM-2","issued":{"date-parts":[["2010"]]},"title":"ISO 179-1. Pláticos-Determinación de las propiedades al impacto Charpy. Parte 1: Ensayo de impacto no instrumentado","type":"article-journal"},"uris":["http://www.mendeley.com/documents/?uuid=dbecf9c6-9f83-456d-b89a-8b4e458a92c9"]},{"id":"ITEM-3","itemData":{"author":[{"dropping-particle":"","family":"International Standards Organization","given":"","non-dropping-particle":"","parse-names":false,"suffix":""}],"id":"ITEM-3","issued":{"date-parts":[["2015"]]},"title":"ISO 11357-2. Plásticos-Calorímetria diferencial de barrido (DSC). Parte 2: Determinación de la temepratura de transicón vítrea y de la altura del escalón de transición vítrea","type":"article-journal"},"uris":["http://www.mendeley.com/documents/?uuid=a2dcfeb1-4648-4465-88e0-6d1877fbb85d"]},{"id":"ITEM-4","itemData":{"DOI":"10.1039/c0cp01060j","ISSN":"1463-9076","abstract":"ISO 178:2010 specifies a method for determining the flexural properties of rigid and semi-rigid plastics under defined conditions. A standard test specimen is defined, but parameters are included for alternative specimen sizes for use where appropriate. A range of test speeds is included. The method is used to investigate the flexural behaviour of the test specimens and to determine the flexural strength, flexural modulus and other aspects of the flexural stress/strain relationship under the conditions defined. It applies to a freely supported beam, loaded at midspan (three-point loading test). The method is suitable for use with the following range of materials: thermoplastic moulding, extrusion and casting materials, including filled and reinforced compounds in addition to unfilled types; rigid thermoplastics sheets; thermosetting moulding materials, including filled and reinforced compounds; thermosetting sheets. ISO 178:2010 applies to fibre-reinforced compounds with fibre lengths less than or equal to 7,5 mm prior to processing. For long-fibre-reinforced materials (laminates) with fibre lengths greater than 7,5 mm, see ISO 14125. The method is not normally suitable for use with rigid cellular materials or sandwich structures containing cellular material. In such cases, ISO 1209‑1 and/or ISO 1209‑2 can be used. Contrary to the previous editions of this International Standard, this edition specifies two methods, method A and method B. Method A is identical to the method in previous editions of this International Standard, i.e. it uses a strain rate of 1 %/min throughout the test. Method B uses two different strain rates: 1 %/min for the determination of the flexural modulus and 5 %/min or 50 %/min, depending on the ductility of the material, for the determination of the remainder of the flexural stress-strain curve.","author":[{"dropping-particle":"","family":"International Standards Organization","given":"","non-dropping-particle":"","parse-names":false,"suffix":""}],"container-title":"Iso","id":"ITEM-4","issued":{"date-parts":[["2011"]]},"page":"19","title":"ISO 178:2011 - Plastics - Determination of flexural properties","type":"article-journal"},"uris":["http://www.mendeley.com/documents/?uuid=3325da7f-4f46-4738-99b3-aac698deed3a"]}],"mendeley":{"formattedCitation":"[7–10]","plainTextFormattedCitation":"[7–10]","previouslyFormattedCitation":"[7–10]"},"properties":{"noteIndex":0},"schema":"https://github.com/citation-style-language/schema/raw/master/csl-citation.json"}</w:instrText>
      </w:r>
      <w:r w:rsidRPr="00A6304D">
        <w:rPr>
          <w:rFonts w:ascii="Times New Roman" w:hAnsi="Times New Roman"/>
          <w:sz w:val="24"/>
          <w:szCs w:val="24"/>
        </w:rPr>
        <w:fldChar w:fldCharType="separate"/>
      </w:r>
      <w:r w:rsidR="00B02BB0" w:rsidRPr="00B02BB0">
        <w:rPr>
          <w:rFonts w:ascii="Times New Roman" w:hAnsi="Times New Roman"/>
          <w:noProof/>
          <w:sz w:val="24"/>
          <w:szCs w:val="24"/>
        </w:rPr>
        <w:t>[7–10]</w:t>
      </w:r>
      <w:r w:rsidRPr="00A6304D">
        <w:rPr>
          <w:rFonts w:ascii="Times New Roman" w:hAnsi="Times New Roman"/>
          <w:sz w:val="24"/>
          <w:szCs w:val="24"/>
        </w:rPr>
        <w:fldChar w:fldCharType="end"/>
      </w:r>
      <w:r w:rsidRPr="00A6304D">
        <w:rPr>
          <w:rFonts w:ascii="Times New Roman" w:hAnsi="Times New Roman"/>
          <w:sz w:val="24"/>
          <w:szCs w:val="24"/>
        </w:rPr>
        <w:t xml:space="preserve"> Such materials could be successfully processed with broadly used and economically efficient injection-molding processing methods, where detailed processing conditions were described in previous works. </w:t>
      </w:r>
      <w:r w:rsidRPr="00A6304D">
        <w:rPr>
          <w:rFonts w:ascii="Times New Roman" w:hAnsi="Times New Roman"/>
          <w:sz w:val="24"/>
          <w:szCs w:val="24"/>
        </w:rPr>
        <w:fldChar w:fldCharType="begin" w:fldLock="1"/>
      </w:r>
      <w:r w:rsidR="00CC1676">
        <w:rPr>
          <w:rFonts w:ascii="Times New Roman" w:hAnsi="Times New Roman"/>
          <w:sz w:val="24"/>
          <w:szCs w:val="24"/>
        </w:rPr>
        <w:instrText>ADDIN CSL_CITATION {"citationItems":[{"id":"ITEM-1","itemData":{"DOI":"10.3390/polym11091514","ISSN":"20734360","abstract":"A method to modify polymers is that of introducing fibers in a matrix to produce a fiber-reinforced polymer (FRP). Consequently, the aim of this work was to study the compatibility effect of four coupling agents on wool FRP properties, using poly(lactic acid) plasticized with maleinized linseed oil as polymer matrix. The content of wool assessed was 1 phr. The compatibilizers were (3-(2-aminoethylamino)propyl)-trimethoxysilane, trimethoxy (2-(7-oxabicyclo (4.1.0)hept-3-yl) ethyl) silane, tris(2-methoxyethoxy)(vinyl) silane and titanium (IV) (triethanolaminate)isopropoxide. Initially, wool was modified with coupling agents in an acetone/water (50/50) solution. Mechanical properties were evaluated by tensile and flexural properties, hardness by Shore D measurement and impact resistance by Charpy's energy. Differential scanning calorimetry, dynamic thermo-mechanical analysis, and thermogravimetric analysis were conducted to evaluate the interaction among components and the effect of the coupling agents on the thermal properties of the original material. Color, wettability and scanning electron microscopy were used to describe physical and microstructural properties. Modification of fibers allows achieving improved mechanical properties and changes the thermal properties of the FRPs slightly. Coupling agent treatment helps to formulate PLA-MLO and sheep wool materials and to improve their performance, thereby creating a broader spectrum of applications for PLA maintaining the bio-based character of the material.","author":[{"dropping-particle":"","family":"Pawlak","given":"Franciszek","non-dropping-particle":"","parse-names":false,"suffix":""},{"dropping-particle":"","family":"Aldas","given":"Miguel","non-dropping-particle":"","parse-names":false,"suffix":""},{"dropping-particle":"","family":"López-Martínez","given":"Juan","non-dropping-particle":"","parse-names":false,"suffix":""},{"dropping-particle":"","family":"Samper","given":"María Dolores","non-dropping-particle":"","parse-names":false,"suffix":""}],"container-title":"Polymers","id":"ITEM-1","issue":"9","issued":{"date-parts":[["2019"]]},"title":"Effect of different compatibilizers on injection-molded green fiber-reinforced polymers based on poly(lactic acid)-maleinized linseed oil system and sheep wool","type":"article-journal","volume":"11"},"uris":["http://www.mendeley.com/documents/?uuid=1f2aa64b-52ef-4f9e-a295-c261d5157161"]},{"id":"ITEM-2","itemData":{"DOI":"10.3390/polym12112523","ISSN":"20734360","abstract":"Poly(lactic acid) (PLA) was plasticized with maleinized linseed oil (MLO) and further reinforced with sheep wool fibers recovered from the dairy industry. The wool fibers were firstly functionalized with 1 and 2.5 phr of tris(2-methoxyethoxy)(vinyl) (TVS) silane coupling agent and were further used in 1, 5, and 10 phr to reinforce the PLA/MLO matrix. Then, the composite materials were processed by extrusion, followed by injection-molding processes. The mechanical, thermal, microstructural, and surface properties were assessed. While the addition of untreated wool fibers to the plasticized PLA/MLO matrix caused a general decrease in the mechanical properties, the TVS treatment was able to slightly compensate for such mechanical losses. Additionally, a shift in cold crystallization and a decrease in the degree of crystallization were observed due to the fiber silane modification. The microstructural analysis confirmed enhanced interaction between silane-modified fibers and the polymeric matrix. The inclusion of the fiber into the PLA/MLO matrix made the obtained material more hydrophobic, while the yellowish color of the material increased with the fiber content.","author":[{"dropping-particle":"","family":"Pawlak","given":"Franciszek","non-dropping-particle":"","parse-names":false,"suffix":""},{"dropping-particle":"","family":"Aldas","given":"Miguel","non-dropping-particle":"","parse-names":false,"suffix":""},{"dropping-particle":"","family":"Parres","given":"Francisco","non-dropping-particle":"","parse-names":false,"suffix":""},{"dropping-particle":"","family":"López-Martínez","given":"Juan","non-dropping-particle":"","parse-names":false,"suffix":""},{"dropping-particle":"","family":"Arrieta","given":"Marina Patricia","non-dropping-particle":"","parse-names":false,"suffix":""}],"container-title":"Polymers","id":"ITEM-2","issue":"11","issued":{"date-parts":[["2020"]]},"page":"1-22","title":"Silane-functionalized sheep wool fibers from dairy industry waste for the development of plasticized pla composites with maleinized linseed oil for injection-molded parts","type":"article-journal","volume":"12"},"uris":["http://www.mendeley.com/documents/?uuid=10bdcbf3-816f-475a-a35e-a3f59191ec64"]}],"mendeley":{"formattedCitation":"[4,11]","plainTextFormattedCitation":"[4,11]","previouslyFormattedCitation":"[4,11]"},"properties":{"noteIndex":0},"schema":"https://github.com/citation-style-language/schema/raw/master/csl-citation.json"}</w:instrText>
      </w:r>
      <w:r w:rsidRPr="00A6304D">
        <w:rPr>
          <w:rFonts w:ascii="Times New Roman" w:hAnsi="Times New Roman"/>
          <w:sz w:val="24"/>
          <w:szCs w:val="24"/>
        </w:rPr>
        <w:fldChar w:fldCharType="separate"/>
      </w:r>
      <w:r w:rsidR="00B02BB0" w:rsidRPr="00B02BB0">
        <w:rPr>
          <w:rFonts w:ascii="Times New Roman" w:hAnsi="Times New Roman"/>
          <w:noProof/>
          <w:sz w:val="24"/>
          <w:szCs w:val="24"/>
        </w:rPr>
        <w:t>[4,11]</w:t>
      </w:r>
      <w:r w:rsidRPr="00A6304D">
        <w:rPr>
          <w:rFonts w:ascii="Times New Roman" w:hAnsi="Times New Roman"/>
          <w:sz w:val="24"/>
          <w:szCs w:val="24"/>
        </w:rPr>
        <w:fldChar w:fldCharType="end"/>
      </w:r>
      <w:r w:rsidRPr="00A6304D">
        <w:rPr>
          <w:rFonts w:ascii="Times New Roman" w:hAnsi="Times New Roman"/>
          <w:sz w:val="24"/>
          <w:szCs w:val="24"/>
        </w:rPr>
        <w:t xml:space="preserve"> Although in the previous work</w:t>
      </w:r>
      <w:r w:rsidR="00CC42E2">
        <w:rPr>
          <w:rFonts w:ascii="Times New Roman" w:hAnsi="Times New Roman"/>
          <w:sz w:val="24"/>
          <w:szCs w:val="24"/>
        </w:rPr>
        <w:t>,</w:t>
      </w:r>
      <w:r w:rsidRPr="00A6304D">
        <w:rPr>
          <w:rFonts w:ascii="Times New Roman" w:hAnsi="Times New Roman"/>
          <w:sz w:val="24"/>
          <w:szCs w:val="24"/>
        </w:rPr>
        <w:t xml:space="preserve"> concentrations of polylactic acid and malenized linseed oil were constant, various concentrations of sheep wool fibers and various conditions of silane or alkoxide coupling agents were taken under investigation. Furthermore, </w:t>
      </w:r>
      <w:r w:rsidR="00BC277A">
        <w:rPr>
          <w:rFonts w:ascii="Times New Roman" w:hAnsi="Times New Roman"/>
          <w:sz w:val="24"/>
          <w:szCs w:val="24"/>
        </w:rPr>
        <w:t xml:space="preserve">several concentrations and different chemical structures were tested </w:t>
      </w:r>
      <w:r w:rsidR="00240979">
        <w:rPr>
          <w:rFonts w:ascii="Times New Roman" w:hAnsi="Times New Roman"/>
          <w:sz w:val="24"/>
          <w:szCs w:val="24"/>
        </w:rPr>
        <w:t>to treat</w:t>
      </w:r>
      <w:r w:rsidR="00BC277A">
        <w:rPr>
          <w:rFonts w:ascii="Times New Roman" w:hAnsi="Times New Roman"/>
          <w:sz w:val="24"/>
          <w:szCs w:val="24"/>
        </w:rPr>
        <w:t xml:space="preserve"> the coupling agents' treatment conditions</w:t>
      </w:r>
      <w:r w:rsidR="00240979">
        <w:rPr>
          <w:rFonts w:ascii="Times New Roman" w:hAnsi="Times New Roman"/>
          <w:sz w:val="24"/>
          <w:szCs w:val="24"/>
        </w:rPr>
        <w:t>;</w:t>
      </w:r>
      <w:r w:rsidR="00C379FC">
        <w:rPr>
          <w:rFonts w:ascii="Times New Roman" w:hAnsi="Times New Roman"/>
          <w:sz w:val="24"/>
          <w:szCs w:val="24"/>
        </w:rPr>
        <w:t xml:space="preserve"> a</w:t>
      </w:r>
      <w:r w:rsidRPr="00A6304D">
        <w:rPr>
          <w:rFonts w:ascii="Times New Roman" w:hAnsi="Times New Roman"/>
          <w:sz w:val="24"/>
          <w:szCs w:val="24"/>
        </w:rPr>
        <w:t xml:space="preserve"> detailed characterization of materials allowed for a database of materials</w:t>
      </w:r>
      <w:r w:rsidR="00C379FC">
        <w:rPr>
          <w:rFonts w:ascii="Times New Roman" w:hAnsi="Times New Roman"/>
          <w:sz w:val="24"/>
          <w:szCs w:val="24"/>
        </w:rPr>
        <w:t>'</w:t>
      </w:r>
      <w:r w:rsidRPr="00A6304D">
        <w:rPr>
          <w:rFonts w:ascii="Times New Roman" w:hAnsi="Times New Roman"/>
          <w:sz w:val="24"/>
          <w:szCs w:val="24"/>
        </w:rPr>
        <w:t xml:space="preserve"> properties</w:t>
      </w:r>
      <w:r w:rsidR="00BC277A">
        <w:rPr>
          <w:rFonts w:ascii="Times New Roman" w:hAnsi="Times New Roman"/>
          <w:sz w:val="24"/>
          <w:szCs w:val="24"/>
        </w:rPr>
        <w:t>.</w:t>
      </w:r>
      <w:r w:rsidRPr="00A6304D">
        <w:rPr>
          <w:rFonts w:ascii="Times New Roman" w:hAnsi="Times New Roman"/>
          <w:sz w:val="24"/>
          <w:szCs w:val="24"/>
        </w:rPr>
        <w:t xml:space="preserve"> </w:t>
      </w:r>
      <w:r w:rsidR="00C379FC">
        <w:rPr>
          <w:rFonts w:ascii="Times New Roman" w:hAnsi="Times New Roman"/>
          <w:sz w:val="24"/>
          <w:szCs w:val="24"/>
        </w:rPr>
        <w:t>V</w:t>
      </w:r>
      <w:r w:rsidRPr="00A6304D">
        <w:rPr>
          <w:rFonts w:ascii="Times New Roman" w:hAnsi="Times New Roman"/>
          <w:sz w:val="24"/>
          <w:szCs w:val="24"/>
        </w:rPr>
        <w:t>ariable concentrations of sheep wool fiber or coupling agents might be used for creating a regression model for the prediction of formulation properties.</w:t>
      </w:r>
    </w:p>
    <w:p w14:paraId="628F8510" w14:textId="66C68BD8" w:rsidR="00A6304D" w:rsidRPr="00A6304D" w:rsidRDefault="00A6304D" w:rsidP="00A6304D">
      <w:pPr>
        <w:pStyle w:val="MDPI31text"/>
        <w:rPr>
          <w:rFonts w:ascii="Times New Roman" w:hAnsi="Times New Roman"/>
          <w:sz w:val="24"/>
          <w:szCs w:val="24"/>
        </w:rPr>
      </w:pPr>
      <w:r w:rsidRPr="00A6304D">
        <w:rPr>
          <w:rFonts w:ascii="Times New Roman" w:hAnsi="Times New Roman"/>
          <w:sz w:val="24"/>
          <w:szCs w:val="24"/>
        </w:rPr>
        <w:t>Nowadays</w:t>
      </w:r>
      <w:r w:rsidR="00C379FC">
        <w:rPr>
          <w:rFonts w:ascii="Times New Roman" w:hAnsi="Times New Roman"/>
          <w:sz w:val="24"/>
          <w:szCs w:val="24"/>
        </w:rPr>
        <w:t>,</w:t>
      </w:r>
      <w:r w:rsidRPr="00A6304D">
        <w:rPr>
          <w:rFonts w:ascii="Times New Roman" w:hAnsi="Times New Roman"/>
          <w:sz w:val="24"/>
          <w:szCs w:val="24"/>
        </w:rPr>
        <w:t xml:space="preserve"> artificial intelligence (AI) is more and more often used for diverse areas of expertise</w:t>
      </w:r>
      <w:r w:rsidR="00D975AA">
        <w:rPr>
          <w:rFonts w:ascii="Times New Roman" w:hAnsi="Times New Roman"/>
          <w:sz w:val="24"/>
          <w:szCs w:val="24"/>
        </w:rPr>
        <w:t xml:space="preserve"> </w:t>
      </w:r>
      <w:r w:rsidR="00D975AA" w:rsidRPr="00D975AA">
        <w:rPr>
          <w:rFonts w:ascii="Times New Roman" w:hAnsi="Times New Roman"/>
          <w:sz w:val="24"/>
          <w:szCs w:val="24"/>
        </w:rPr>
        <w:t>such as technology, finance, industry, commerce, entertainment and many other</w:t>
      </w:r>
      <w:r w:rsidRPr="00A6304D">
        <w:rPr>
          <w:rFonts w:ascii="Times New Roman" w:hAnsi="Times New Roman"/>
          <w:sz w:val="24"/>
          <w:szCs w:val="24"/>
        </w:rPr>
        <w:t>.</w:t>
      </w:r>
      <w:r w:rsidR="008F3B16">
        <w:rPr>
          <w:rFonts w:ascii="Times New Roman" w:hAnsi="Times New Roman"/>
          <w:sz w:val="24"/>
          <w:szCs w:val="24"/>
        </w:rPr>
        <w:fldChar w:fldCharType="begin" w:fldLock="1"/>
      </w:r>
      <w:r w:rsidR="00B47C18">
        <w:rPr>
          <w:rFonts w:ascii="Times New Roman" w:hAnsi="Times New Roman"/>
          <w:sz w:val="24"/>
          <w:szCs w:val="24"/>
        </w:rPr>
        <w:instrText>ADDIN CSL_CITATION {"citationItems":[{"id":"ITEM-1","itemData":{"DOI":"10.1007/s41024-023-00307-0","ISBN":"0123456789","ISSN":"23653167","abstract":"Studies of new materials that are accessible and that minimize environmental effects are fundamental. In this sense, polymers emerge as an accessible alternative capable of contributing to the development of society. However, analyzing their distinct properties when together is a challenging task that requires expertise. In addition, the large number of variables that interfere in the model and the lack of precision during the analysis of the initial characteristics of the material is a factor that contributes to the poor performance of the predicted mechanical properties. Therefore, the study describes the application of Computer Vision (CV) and Artificial Intelligence (AI) techniques to evaluate the properties of a polymer reinforced with sisal fibers composed with a chitosan matrix. The work describes the use of K-Means, Mask-RCNN and U-Net techniques for characterizing materials. Consequently, it will be possible to estimate the modulus of elasticity, the critical length of the fiber and the load supported by the phase using only one image of the polymer. The initial stages of the project are conducted to adjust the models for phase characterization.","author":[{"dropping-particle":"","family":"Gomes","given":"Arthur","non-dropping-particle":"","parse-names":false,"suffix":""},{"dropping-particle":"","family":"Oliveira","given":"Audelis","non-dropping-particle":"","parse-names":false,"suffix":""},{"dropping-particle":"","family":"Nunes","given":"João","non-dropping-particle":"","parse-names":false,"suffix":""},{"dropping-particle":"","family":"Deus","given":"Enio","non-dropping-particle":"","parse-names":false,"suffix":""}],"container-title":"Journal of Building Pathology and Rehabilitation","id":"ITEM-1","issue":"2","issued":{"date-parts":[["2023"]]},"page":"1-10","publisher":"Springer International Publishing","title":"Development of an AI system for characterization of fiber-reinforced polymer composite materials","type":"article-journal","volume":"8"},"uris":["http://www.mendeley.com/documents/?uuid=8ed1bbdd-82ef-4502-8847-f6420f5e1262"]},{"id":"ITEM-2","itemData":{"DOI":"10.1038/s41524-022-00734-6","ISBN":"4152402200734","ISSN":"20573960","abstract":"Deep learning (DL) is one of the fastest-growing topics in materials data science, with rapidly emerging applications spanning atomistic, image-based, spectral, and textual data modalities. DL allows analysis of unstructured data and automated identification of features. The recent development of large materials databases has fueled the application of DL methods in atomistic prediction in particular. In contrast, advances in image and spectral data have largely leveraged synthetic data enabled by high-quality forward models as well as by generative unsupervised DL methods. In this article, we present a high-level overview of deep learning methods followed by a detailed discussion of recent developments of deep learning in atomistic simulation, materials imaging, spectral analysis, and natural language processing. For each modality we discuss applications involving both theoretical and experimental data, typical modeling approaches with their strengths and limitations, and relevant publicly available software and datasets. We conclude the review with a discussion of recent cross-cutting work related to uncertainty quantification in this field and a brief perspective on limitations, challenges, and potential growth areas for DL methods in materials science.","author":[{"dropping-particle":"","family":"Choudhary","given":"Kamal","non-dropping-particle":"","parse-names":false,"suffix":""},{"dropping-particle":"","family":"DeCost","given":"Brian","non-dropping-particle":"","parse-names":false,"suffix":""},{"dropping-particle":"","family":"Chen","given":"Chi","non-dropping-particle":"","parse-names":false,"suffix":""},{"dropping-particle":"","family":"Jain","given":"Anubhav","non-dropping-particle":"","parse-names":false,"suffix":""},{"dropping-particle":"","family":"Tavazza","given":"Francesca","non-dropping-particle":"","parse-names":false,"suffix":""},{"dropping-particle":"","family":"Cohn","given":"Ryan","non-dropping-particle":"","parse-names":false,"suffix":""},{"dropping-particle":"","family":"Park","given":"Cheol Woo","non-dropping-particle":"","parse-names":false,"suffix":""},{"dropping-particle":"","family":"Choudhary","given":"Alok","non-dropping-particle":"","parse-names":false,"suffix":""},{"dropping-particle":"","family":"Agrawal","given":"Ankit","non-dropping-particle":"","parse-names":false,"suffix":""},{"dropping-particle":"","family":"Billinge","given":"Simon J.L.","non-dropping-particle":"","parse-names":false,"suffix":""},{"dropping-particle":"","family":"Holm","given":"Elizabeth","non-dropping-particle":"","parse-names":false,"suffix":""},{"dropping-particle":"","family":"Ong","given":"Shyue Ping","non-dropping-particle":"","parse-names":false,"suffix":""},{"dropping-particle":"","family":"Wolverton","given":"Chris","non-dropping-particle":"","parse-names":false,"suffix":""}],"container-title":"npj Computational Materials","id":"ITEM-2","issue":"1","issued":{"date-parts":[["2022"]]},"publisher":"Springer US","title":"Recent advances and applications of deep learning methods in materials science","type":"article-journal","volume":"8"},"uris":["http://www.mendeley.com/documents/?uuid=fa66ea57-b5d6-4bdb-96de-3410744ccd2b"]}],"mendeley":{"formattedCitation":"[12,13]","plainTextFormattedCitation":"[12,13]","previouslyFormattedCitation":"[12,13]"},"properties":{"noteIndex":0},"schema":"https://github.com/citation-style-language/schema/raw/master/csl-citation.json"}</w:instrText>
      </w:r>
      <w:r w:rsidR="008F3B16">
        <w:rPr>
          <w:rFonts w:ascii="Times New Roman" w:hAnsi="Times New Roman"/>
          <w:sz w:val="24"/>
          <w:szCs w:val="24"/>
        </w:rPr>
        <w:fldChar w:fldCharType="separate"/>
      </w:r>
      <w:r w:rsidR="008F3B16" w:rsidRPr="008F3B16">
        <w:rPr>
          <w:rFonts w:ascii="Times New Roman" w:hAnsi="Times New Roman"/>
          <w:noProof/>
          <w:sz w:val="24"/>
          <w:szCs w:val="24"/>
        </w:rPr>
        <w:t>[12,13]</w:t>
      </w:r>
      <w:r w:rsidR="008F3B16">
        <w:rPr>
          <w:rFonts w:ascii="Times New Roman" w:hAnsi="Times New Roman"/>
          <w:sz w:val="24"/>
          <w:szCs w:val="24"/>
        </w:rPr>
        <w:fldChar w:fldCharType="end"/>
      </w:r>
      <w:r w:rsidRPr="00A6304D">
        <w:rPr>
          <w:rFonts w:ascii="Times New Roman" w:hAnsi="Times New Roman"/>
          <w:sz w:val="24"/>
          <w:szCs w:val="24"/>
        </w:rPr>
        <w:t xml:space="preserve"> </w:t>
      </w:r>
      <w:r w:rsidR="004D433B" w:rsidRPr="004D433B">
        <w:rPr>
          <w:rFonts w:ascii="Times New Roman" w:hAnsi="Times New Roman"/>
          <w:sz w:val="24"/>
          <w:szCs w:val="24"/>
        </w:rPr>
        <w:t>Research in materials science traditionally requires designed experiments based on trial and error approach with strong chemical intuition. Such approach is often time and effort consuming as it require to verify numerous material combination in laboratory leading to high material and energy consumption to form valuable conclusions</w:t>
      </w:r>
      <w:r w:rsidR="004D433B">
        <w:rPr>
          <w:rFonts w:ascii="Times New Roman" w:hAnsi="Times New Roman"/>
          <w:sz w:val="24"/>
          <w:szCs w:val="24"/>
        </w:rPr>
        <w:t xml:space="preserve"> </w:t>
      </w:r>
      <w:r w:rsidRPr="00A6304D">
        <w:rPr>
          <w:rFonts w:ascii="Times New Roman" w:hAnsi="Times New Roman"/>
          <w:sz w:val="24"/>
          <w:szCs w:val="24"/>
        </w:rPr>
        <w:t xml:space="preserve">The usage of mathematical models helps to analyze specific aspects of an </w:t>
      </w:r>
      <w:r w:rsidRPr="00A6304D">
        <w:rPr>
          <w:rFonts w:ascii="Times New Roman" w:hAnsi="Times New Roman"/>
          <w:sz w:val="24"/>
          <w:szCs w:val="24"/>
        </w:rPr>
        <w:lastRenderedPageBreak/>
        <w:t xml:space="preserve">investigation. </w:t>
      </w:r>
      <w:r w:rsidRPr="00A6304D">
        <w:rPr>
          <w:rFonts w:ascii="Times New Roman" w:hAnsi="Times New Roman"/>
          <w:sz w:val="24"/>
          <w:szCs w:val="24"/>
        </w:rPr>
        <w:fldChar w:fldCharType="begin" w:fldLock="1"/>
      </w:r>
      <w:r w:rsidR="00B47C18">
        <w:rPr>
          <w:rFonts w:ascii="Times New Roman" w:hAnsi="Times New Roman"/>
          <w:sz w:val="24"/>
          <w:szCs w:val="24"/>
        </w:rPr>
        <w:instrText>ADDIN CSL_CITATION {"citationItems":[{"id":"ITEM-1","itemData":{"DOI":"10.3390/app12115715","abstract":"Over the years, several machine-learning applications have been suggested to assist in various clinical scenarios relevant to oral cancer. We offer a systematic review to identify, assess, and summarize the evidence for reported uses in the areas of oral cancer detection and prevention, prognosis, pre-cancer, treatment, and quality of life. The main algorithms applied in the context of oral cancer applications corresponded to SVM, ANN, and LR, comprising 87.71% of the total published articles in the field. Genomic, histopathological, image, medical/clinical, spectral, and speech data were used most often to predict the four areas of application found in this review. In conclusion, our study has shown that machine-learning applications are useful for prognosis, diagnosis, and prevention of potentially malignant oral lesions (pre-cancer) and therapy. Nevertheless, we strongly recommended the application of these methods in daily clinical practice.","author":[{"dropping-particle":"","family":"López-Cortés","given":"Xaviera A.","non-dropping-particle":"","parse-names":false,"suffix":""},{"dropping-particle":"","family":"Matamala","given":"Felipe","non-dropping-particle":"","parse-names":false,"suffix":""},{"dropping-particle":"","family":"Venegas","given":"Bernardo","non-dropping-particle":"","parse-names":false,"suffix":""},{"dropping-particle":"","family":"Rivera","given":"César","non-dropping-particle":"","parse-names":false,"suffix":""}],"container-title":"Applied Sciences","id":"ITEM-1","issue":"11","issued":{"date-parts":[["2022"]]},"page":"5715","title":"Machine-Learning Applications in Oral Cancer: A Systematic Review","type":"article-journal","volume":"12"},"uris":["http://www.mendeley.com/documents/?uuid=6511901a-da97-41a7-9ce8-3996ff1774e0"]},{"id":"ITEM-2","itemData":{"DOI":"10.1038/s41524-022-00734-6","ISBN":"4152402200734","ISSN":"20573960","abstract":"Deep learning (DL) is one of the fastest-growing topics in materials data science, with rapidly emerging applications spanning atomistic, image-based, spectral, and textual data modalities. DL allows analysis of unstructured data and automated identification of features. The recent development of large materials databases has fueled the application of DL methods in atomistic prediction in particular. In contrast, advances in image and spectral data have largely leveraged synthetic data enabled by high-quality forward models as well as by generative unsupervised DL methods. In this article, we present a high-level overview of deep learning methods followed by a detailed discussion of recent developments of deep learning in atomistic simulation, materials imaging, spectral analysis, and natural language processing. For each modality we discuss applications involving both theoretical and experimental data, typical modeling approaches with their strengths and limitations, and relevant publicly available software and datasets. We conclude the review with a discussion of recent cross-cutting work related to uncertainty quantification in this field and a brief perspective on limitations, challenges, and potential growth areas for DL methods in materials science.","author":[{"dropping-particle":"","family":"Choudhary","given":"Kamal","non-dropping-particle":"","parse-names":false,"suffix":""},{"dropping-particle":"","family":"DeCost","given":"Brian","non-dropping-particle":"","parse-names":false,"suffix":""},{"dropping-particle":"","family":"Chen","given":"Chi","non-dropping-particle":"","parse-names":false,"suffix":""},{"dropping-particle":"","family":"Jain","given":"Anubhav","non-dropping-particle":"","parse-names":false,"suffix":""},{"dropping-particle":"","family":"Tavazza","given":"Francesca","non-dropping-particle":"","parse-names":false,"suffix":""},{"dropping-particle":"","family":"Cohn","given":"Ryan","non-dropping-particle":"","parse-names":false,"suffix":""},{"dropping-particle":"","family":"Park","given":"Cheol Woo","non-dropping-particle":"","parse-names":false,"suffix":""},{"dropping-particle":"","family":"Choudhary","given":"Alok","non-dropping-particle":"","parse-names":false,"suffix":""},{"dropping-particle":"","family":"Agrawal","given":"Ankit","non-dropping-particle":"","parse-names":false,"suffix":""},{"dropping-particle":"","family":"Billinge","given":"Simon J.L.","non-dropping-particle":"","parse-names":false,"suffix":""},{"dropping-particle":"","family":"Holm","given":"Elizabeth","non-dropping-particle":"","parse-names":false,"suffix":""},{"dropping-particle":"","family":"Ong","given":"Shyue Ping","non-dropping-particle":"","parse-names":false,"suffix":""},{"dropping-particle":"","family":"Wolverton","given":"Chris","non-dropping-particle":"","parse-names":false,"suffix":""}],"container-title":"npj Computational Materials","id":"ITEM-2","issue":"1","issued":{"date-parts":[["2022"]]},"publisher":"Springer US","title":"Recent advances and applications of deep learning methods in materials science","type":"article-journal","volume":"8"},"uris":["http://www.mendeley.com/documents/?uuid=fa66ea57-b5d6-4bdb-96de-3410744ccd2b"]}],"mendeley":{"formattedCitation":"[13,14]","plainTextFormattedCitation":"[13,14]","previouslyFormattedCitation":"[13,14]"},"properties":{"noteIndex":0},"schema":"https://github.com/citation-style-language/schema/raw/master/csl-citation.json"}</w:instrText>
      </w:r>
      <w:r w:rsidRPr="00A6304D">
        <w:rPr>
          <w:rFonts w:ascii="Times New Roman" w:hAnsi="Times New Roman"/>
          <w:sz w:val="24"/>
          <w:szCs w:val="24"/>
        </w:rPr>
        <w:fldChar w:fldCharType="separate"/>
      </w:r>
      <w:r w:rsidR="00B47C18" w:rsidRPr="00B47C18">
        <w:rPr>
          <w:rFonts w:ascii="Times New Roman" w:hAnsi="Times New Roman"/>
          <w:noProof/>
          <w:sz w:val="24"/>
          <w:szCs w:val="24"/>
        </w:rPr>
        <w:t>[13,14]</w:t>
      </w:r>
      <w:r w:rsidRPr="00A6304D">
        <w:rPr>
          <w:rFonts w:ascii="Times New Roman" w:hAnsi="Times New Roman"/>
          <w:sz w:val="24"/>
          <w:szCs w:val="24"/>
        </w:rPr>
        <w:fldChar w:fldCharType="end"/>
      </w:r>
      <w:r w:rsidRPr="00A6304D">
        <w:rPr>
          <w:rFonts w:ascii="Times New Roman" w:hAnsi="Times New Roman"/>
          <w:sz w:val="24"/>
          <w:szCs w:val="24"/>
        </w:rPr>
        <w:t xml:space="preserve"> </w:t>
      </w:r>
      <w:r w:rsidR="009D62DB" w:rsidRPr="009D62DB">
        <w:rPr>
          <w:rFonts w:ascii="Times New Roman" w:hAnsi="Times New Roman"/>
          <w:sz w:val="24"/>
          <w:szCs w:val="24"/>
        </w:rPr>
        <w:t xml:space="preserve">As mathematical approaches such as density functional theory, molecular dynamics or finite elements often provide faster and cheaper alternative to laboratory research, they are still constrained with time what drives it towards limited fields of applications. Alternatively to conventional scientific and computational methods may be applied AI techniques such as deep learning, as they offer faster results as traditional mathematical approaches providing simultaneously comparable to physics-based level of accuracy. </w:t>
      </w:r>
      <w:r w:rsidRPr="00A6304D">
        <w:rPr>
          <w:rFonts w:ascii="Times New Roman" w:hAnsi="Times New Roman"/>
          <w:sz w:val="24"/>
          <w:szCs w:val="24"/>
        </w:rPr>
        <w:t>The role of artificial intelligence is to provide a computing solution for information processing based on cognitive services to interpret text, hearing, speaking, or vision. Therefore machine learning can be successfully applied to process the information and achieve conclusions or predictions based on gathered data. On</w:t>
      </w:r>
      <w:r w:rsidR="00240979">
        <w:rPr>
          <w:rFonts w:ascii="Times New Roman" w:hAnsi="Times New Roman"/>
          <w:sz w:val="24"/>
          <w:szCs w:val="24"/>
        </w:rPr>
        <w:t xml:space="preserve"> the</w:t>
      </w:r>
      <w:r w:rsidRPr="00A6304D">
        <w:rPr>
          <w:rFonts w:ascii="Times New Roman" w:hAnsi="Times New Roman"/>
          <w:sz w:val="24"/>
          <w:szCs w:val="24"/>
        </w:rPr>
        <w:t xml:space="preserve"> one hand, there is a </w:t>
      </w:r>
      <w:r w:rsidR="00240979">
        <w:rPr>
          <w:rFonts w:ascii="Times New Roman" w:hAnsi="Times New Roman"/>
          <w:sz w:val="24"/>
          <w:szCs w:val="24"/>
        </w:rPr>
        <w:t>wide</w:t>
      </w:r>
      <w:r w:rsidRPr="00A6304D">
        <w:rPr>
          <w:rFonts w:ascii="Times New Roman" w:hAnsi="Times New Roman"/>
          <w:sz w:val="24"/>
          <w:szCs w:val="24"/>
        </w:rPr>
        <w:t xml:space="preserve"> variety of applications where </w:t>
      </w:r>
      <w:r w:rsidR="00EB2AC2">
        <w:rPr>
          <w:rFonts w:ascii="Times New Roman" w:hAnsi="Times New Roman"/>
          <w:sz w:val="24"/>
          <w:szCs w:val="24"/>
        </w:rPr>
        <w:t>AI</w:t>
      </w:r>
      <w:r w:rsidRPr="00A6304D">
        <w:rPr>
          <w:rFonts w:ascii="Times New Roman" w:hAnsi="Times New Roman"/>
          <w:sz w:val="24"/>
          <w:szCs w:val="24"/>
        </w:rPr>
        <w:t xml:space="preserve"> computer vision models are applied for manufacturing processes, where vision systems recognize target objects and assist human operations, or where based on vision recognition enhances planning systems.</w:t>
      </w:r>
      <w:r w:rsidRPr="00A6304D">
        <w:rPr>
          <w:rFonts w:ascii="Times New Roman" w:hAnsi="Times New Roman"/>
          <w:sz w:val="24"/>
          <w:szCs w:val="24"/>
        </w:rPr>
        <w:fldChar w:fldCharType="begin" w:fldLock="1"/>
      </w:r>
      <w:r w:rsidR="000753A6">
        <w:rPr>
          <w:rFonts w:ascii="Times New Roman" w:hAnsi="Times New Roman"/>
          <w:sz w:val="24"/>
          <w:szCs w:val="24"/>
        </w:rPr>
        <w:instrText>ADDIN CSL_CITATION {"citationItems":[{"id":"ITEM-1","itemData":{"DOI":"10.1155/2021/5810371","ISSN":"16875273","PMID":"34630547","abstract":"In this paper, an intelligent perceiving and planning system based on deep learning is proposed for a collaborative robot consisting of a 7-DoF (7-degree-of-freedom) manipulator, a three-finger robot hand, and a vision system, known as IPPS (intelligent perceiving and planning system). The lack of intelligence has been limiting the application of collaborative robots for a long time. A system to realize \"eye-brain-hand\"process is crucial for the true intelligence of robots. In this research, a more stable and accurate perceiving process was proposed. A well-designed camera system as the vision system and a new hand tracking method were proposed for operation perceiving and recording set establishment to improve the applicability. A visual process was designed to improve the accuracy of environment perceiving. Besides, a faster and more precise planning process was proposed. Deep learning based on a new CNN (convolution neural network) was designed to realize intelligent grasping planning for robot hand. A new trajectory planning method of the manipulator was proposed to improve efficiency. The performance of the IPPS was tested with simulations and experiments in a real environment. The results show that IPPS could effectively realize intelligent perceiving and planning for the robot, which could realize higher intelligence and great applicability for collaborative robots.","author":[{"dropping-particle":"","family":"Xu","given":"Linfeng","non-dropping-particle":"","parse-names":false,"suffix":""},{"dropping-particle":"","family":"Li","given":"Gang","non-dropping-particle":"","parse-names":false,"suffix":""},{"dropping-particle":"","family":"Song","given":"Peiheng","non-dropping-particle":"","parse-names":false,"suffix":""},{"dropping-particle":"","family":"Shao","given":"Weixiang","non-dropping-particle":"","parse-names":false,"suffix":""}],"container-title":"Computational Intelligence and Neuroscience","id":"ITEM-1","issued":{"date-parts":[["2021"]]},"title":"Vision-Based Intelligent Perceiving and Planning System of a 7-DoF Collaborative Robot","type":"article-journal","volume":"2021"},"uris":["http://www.mendeley.com/documents/?uuid=639156d0-bc7f-4838-ab85-0e1b1b78eb87"]},{"id":"ITEM-2","itemData":{"DOI":"10.3390/app12115697","abstract":"Smart manufacturing uses robots and artificial intelligence techniques to minimize human interventions in manufacturing activities. Inspection of the machine’ working status is critical in manufacturing processes, ensuring that machines work correctly without any collisions and interruptions, e.g., in lights-out manufacturing. However, the current method heavily relies on workers onsite or remotely through the Internet. The existing approaches also include a hard-wired robot working with a computer numerical control (CNC) machine, and the instructions are followed through a pre-program path. Currently, there is no autonomous machine tending application that can detect and act upon the operational status of a CNC machine. This study proposes a deep learning-based method for the CNC machine detection and working status recognition through an independent robot system without human intervention. It is noted that there is often more than one machine working in a representative industrial environment. Therefore, the SiameseRPN method is developed to recognize and locate a specific machine from a group of machines. A deep learning-based text recognition method is designed to identify the working status from the human–machine interface (HMI) display.","author":[{"dropping-particle":"","family":"Jia","given":"Feiyu","non-dropping-particle":"","parse-names":false,"suffix":""},{"dropping-particle":"","family":"Jebelli","given":"Ali","non-dropping-particle":"","parse-names":false,"suffix":""},{"dropping-particle":"","family":"Ma","given":"Yongsheng","non-dropping-particle":"","parse-names":false,"suffix":""},{"dropping-particle":"","family":"Ahmad","given":"Rafiq","non-dropping-particle":"","parse-names":false,"suffix":""}],"container-title":"Applied Sciences","id":"ITEM-2","issue":"11","issued":{"date-parts":[["2022"]]},"page":"5697","title":"An Intelligent Manufacturing Approach Based on a Novel Deep Learning Method for Automatic Machine and Working Status Recognition","type":"article-journal","volume":"12"},"uris":["http://www.mendeley.com/documents/?uuid=d0efd847-4f01-487e-abda-ffe1ae2724f5"]},{"id":"ITEM-3","itemData":{"DOI":"10.1038/s41524-022-00734-6","ISBN":"4152402200734","ISSN":"20573960","abstract":"Deep learning (DL) is one of the fastest-growing topics in materials data science, with rapidly emerging applications spanning atomistic, image-based, spectral, and textual data modalities. DL allows analysis of unstructured data and automated identification of features. The recent development of large materials databases has fueled the application of DL methods in atomistic prediction in particular. In contrast, advances in image and spectral data have largely leveraged synthetic data enabled by high-quality forward models as well as by generative unsupervised DL methods. In this article, we present a high-level overview of deep learning methods followed by a detailed discussion of recent developments of deep learning in atomistic simulation, materials imaging, spectral analysis, and natural language processing. For each modality we discuss applications involving both theoretical and experimental data, typical modeling approaches with their strengths and limitations, and relevant publicly available software and datasets. We conclude the review with a discussion of recent cross-cutting work related to uncertainty quantification in this field and a brief perspective on limitations, challenges, and potential growth areas for DL methods in materials science.","author":[{"dropping-particle":"","family":"Choudhary","given":"Kamal","non-dropping-particle":"","parse-names":false,"suffix":""},{"dropping-particle":"","family":"DeCost","given":"Brian","non-dropping-particle":"","parse-names":false,"suffix":""},{"dropping-particle":"","family":"Chen","given":"Chi","non-dropping-particle":"","parse-names":false,"suffix":""},{"dropping-particle":"","family":"Jain","given":"Anubhav","non-dropping-particle":"","parse-names":false,"suffix":""},{"dropping-particle":"","family":"Tavazza","given":"Francesca","non-dropping-particle":"","parse-names":false,"suffix":""},{"dropping-particle":"","family":"Cohn","given":"Ryan","non-dropping-particle":"","parse-names":false,"suffix":""},{"dropping-particle":"","family":"Park","given":"Cheol Woo","non-dropping-particle":"","parse-names":false,"suffix":""},{"dropping-particle":"","family":"Choudhary","given":"Alok","non-dropping-particle":"","parse-names":false,"suffix":""},{"dropping-particle":"","family":"Agrawal","given":"Ankit","non-dropping-particle":"","parse-names":false,"suffix":""},{"dropping-particle":"","family":"Billinge","given":"Simon J.L.","non-dropping-particle":"","parse-names":false,"suffix":""},{"dropping-particle":"","family":"Holm","given":"Elizabeth","non-dropping-particle":"","parse-names":false,"suffix":""},{"dropping-particle":"","family":"Ong","given":"Shyue Ping","non-dropping-particle":"","parse-names":false,"suffix":""},{"dropping-particle":"","family":"Wolverton","given":"Chris","non-dropping-particle":"","parse-names":false,"suffix":""}],"container-title":"npj Computational Materials","id":"ITEM-3","issue":"1","issued":{"date-parts":[["2022"]]},"publisher":"Springer US","title":"Recent advances and applications of deep learning methods in materials science","type":"article-journal","volume":"8"},"uris":["http://www.mendeley.com/documents/?uuid=fa66ea57-b5d6-4bdb-96de-3410744ccd2b"]}],"mendeley":{"formattedCitation":"[13,15,16]","plainTextFormattedCitation":"[13,15,16]","previouslyFormattedCitation":"[13,15,16]"},"properties":{"noteIndex":0},"schema":"https://github.com/citation-style-language/schema/raw/master/csl-citation.json"}</w:instrText>
      </w:r>
      <w:r w:rsidRPr="00A6304D">
        <w:rPr>
          <w:rFonts w:ascii="Times New Roman" w:hAnsi="Times New Roman"/>
          <w:sz w:val="24"/>
          <w:szCs w:val="24"/>
        </w:rPr>
        <w:fldChar w:fldCharType="separate"/>
      </w:r>
      <w:r w:rsidR="00B47C18" w:rsidRPr="00B47C18">
        <w:rPr>
          <w:rFonts w:ascii="Times New Roman" w:hAnsi="Times New Roman"/>
          <w:noProof/>
          <w:sz w:val="24"/>
          <w:szCs w:val="24"/>
        </w:rPr>
        <w:t>[13,15,16]</w:t>
      </w:r>
      <w:r w:rsidRPr="00A6304D">
        <w:rPr>
          <w:rFonts w:ascii="Times New Roman" w:hAnsi="Times New Roman"/>
          <w:sz w:val="24"/>
          <w:szCs w:val="24"/>
        </w:rPr>
        <w:fldChar w:fldCharType="end"/>
      </w:r>
      <w:r w:rsidRPr="00A6304D">
        <w:rPr>
          <w:rFonts w:ascii="Times New Roman" w:hAnsi="Times New Roman"/>
          <w:sz w:val="24"/>
          <w:szCs w:val="24"/>
        </w:rPr>
        <w:t xml:space="preserve"> On the other side</w:t>
      </w:r>
      <w:r w:rsidR="00EB2AC2">
        <w:rPr>
          <w:rFonts w:ascii="Times New Roman" w:hAnsi="Times New Roman"/>
          <w:sz w:val="24"/>
          <w:szCs w:val="24"/>
        </w:rPr>
        <w:t>,</w:t>
      </w:r>
      <w:r w:rsidRPr="00A6304D">
        <w:rPr>
          <w:rFonts w:ascii="Times New Roman" w:hAnsi="Times New Roman"/>
          <w:sz w:val="24"/>
          <w:szCs w:val="24"/>
        </w:rPr>
        <w:t xml:space="preserve"> a regression model can be created and trained on the specific numeric value. </w:t>
      </w:r>
    </w:p>
    <w:p w14:paraId="36F0B165" w14:textId="6EAE0343" w:rsidR="00A6304D" w:rsidRPr="00A6304D" w:rsidRDefault="00A6304D" w:rsidP="00A6304D">
      <w:pPr>
        <w:pStyle w:val="MDPI31text"/>
        <w:rPr>
          <w:rFonts w:ascii="Times New Roman" w:hAnsi="Times New Roman"/>
          <w:sz w:val="24"/>
          <w:szCs w:val="24"/>
        </w:rPr>
      </w:pPr>
      <w:r w:rsidRPr="00A6304D">
        <w:rPr>
          <w:rFonts w:ascii="Times New Roman" w:hAnsi="Times New Roman"/>
          <w:sz w:val="24"/>
          <w:szCs w:val="24"/>
        </w:rPr>
        <w:t>Regression models created through mathematical modeling are more often in use due to the increasing amount of data gathered during material characterization and relatively higher costs and time-consuming, broad characterization of material in the laboratory. As a result of the regression model</w:t>
      </w:r>
      <w:r w:rsidR="00EB2AC2">
        <w:rPr>
          <w:rFonts w:ascii="Times New Roman" w:hAnsi="Times New Roman"/>
          <w:sz w:val="24"/>
          <w:szCs w:val="24"/>
        </w:rPr>
        <w:t>, a quantitative relation between physicomechanical properties with proportions in model material can be established</w:t>
      </w:r>
      <w:r w:rsidRPr="00A6304D">
        <w:rPr>
          <w:rFonts w:ascii="Times New Roman" w:hAnsi="Times New Roman"/>
          <w:sz w:val="24"/>
          <w:szCs w:val="24"/>
        </w:rPr>
        <w:t xml:space="preserve">. </w:t>
      </w:r>
      <w:r w:rsidR="00EF40E8">
        <w:rPr>
          <w:rFonts w:ascii="Times New Roman" w:hAnsi="Times New Roman"/>
          <w:sz w:val="24"/>
          <w:szCs w:val="24"/>
        </w:rPr>
        <w:t>The s</w:t>
      </w:r>
      <w:r w:rsidR="001338CB">
        <w:rPr>
          <w:rFonts w:ascii="Times New Roman" w:hAnsi="Times New Roman"/>
          <w:sz w:val="24"/>
          <w:szCs w:val="24"/>
        </w:rPr>
        <w:t xml:space="preserve">imilarity </w:t>
      </w:r>
      <w:r w:rsidRPr="00A6304D">
        <w:rPr>
          <w:rFonts w:ascii="Times New Roman" w:hAnsi="Times New Roman"/>
          <w:sz w:val="24"/>
          <w:szCs w:val="24"/>
        </w:rPr>
        <w:t xml:space="preserve">of materials in the model and the stability of the obtained results </w:t>
      </w:r>
      <w:r w:rsidR="00BE58DE">
        <w:rPr>
          <w:rFonts w:ascii="Times New Roman" w:hAnsi="Times New Roman"/>
          <w:sz w:val="24"/>
          <w:szCs w:val="24"/>
        </w:rPr>
        <w:t xml:space="preserve">allow </w:t>
      </w:r>
      <w:r w:rsidR="00EF40E8">
        <w:rPr>
          <w:rFonts w:ascii="Times New Roman" w:hAnsi="Times New Roman"/>
          <w:sz w:val="24"/>
          <w:szCs w:val="24"/>
        </w:rPr>
        <w:t>applying</w:t>
      </w:r>
      <w:r w:rsidR="00BE58DE">
        <w:rPr>
          <w:rFonts w:ascii="Times New Roman" w:hAnsi="Times New Roman"/>
          <w:sz w:val="24"/>
          <w:szCs w:val="24"/>
        </w:rPr>
        <w:t xml:space="preserve"> the data for regression models</w:t>
      </w:r>
      <w:r w:rsidRPr="00A6304D">
        <w:rPr>
          <w:rFonts w:ascii="Times New Roman" w:hAnsi="Times New Roman"/>
          <w:sz w:val="24"/>
          <w:szCs w:val="24"/>
        </w:rPr>
        <w:t xml:space="preserve">. </w:t>
      </w:r>
      <w:r w:rsidRPr="00A6304D">
        <w:rPr>
          <w:rFonts w:ascii="Times New Roman" w:hAnsi="Times New Roman"/>
          <w:sz w:val="24"/>
          <w:szCs w:val="24"/>
        </w:rPr>
        <w:fldChar w:fldCharType="begin" w:fldLock="1"/>
      </w:r>
      <w:r w:rsidR="00B47C18">
        <w:rPr>
          <w:rFonts w:ascii="Times New Roman" w:hAnsi="Times New Roman"/>
          <w:sz w:val="24"/>
          <w:szCs w:val="24"/>
        </w:rPr>
        <w:instrText>ADDIN CSL_CITATION {"citationItems":[{"id":"ITEM-1","itemData":{"DOI":"10.3390/app12115344","abstract":"To develop a model material suitable for analysing the stability of sandstone slopes during strong earthquakes, an orthogonal test was designed by selecting seven physico-mechemical parameters, a combination of dynamic and static parameters, as research indexes. Then, the influence of the proportion of each component in the model material on each test index was determined by sensitivity analysis, and the quantitative relationship between physico-mechanical parameters and component proportions was established by multiple linear regression analysis to develop a model material similar to sandstone. Finally, a sandstone slope along the Duxiang Expressway was taken as an example, and the proportions of the components suitable for a model of the rock mass in this area were determined. The test results showed that (1) the physico-mechanical parameters selected for the dynamic and static tests were used to effectively develop model materials for dynamic geotechnical model tests; (2) samples of model materials composed of barite powder, quartz sand, ferric powder, gypsum and cement met the requirements for dynamic testing of geotechnical models of sandstone slopes; and (3) through sensitivity analysis of various factors and multiple linear regression analysis, the required model materials were efficiently configured, and the failure mode, failure process and physico-mechanical parameters of the model materials accurately simulated the original rock materials.","author":[{"dropping-particle":"","family":"Tian","given":"Jianlin","non-dropping-particle":"","parse-names":false,"suffix":""},{"dropping-particle":"","family":"Wang","given":"Liangqing","non-dropping-particle":"","parse-names":false,"suffix":""},{"dropping-particle":"","family":"An","given":"Cailong","non-dropping-particle":"","parse-names":false,"suffix":""},{"dropping-particle":"","family":"Wu","given":"Qiong","non-dropping-particle":"","parse-names":false,"suffix":""},{"dropping-particle":"","family":"Sun","given":"Zihao","non-dropping-particle":"","parse-names":false,"suffix":""},{"dropping-particle":"","family":"Ke","given":"Rui","non-dropping-particle":"","parse-names":false,"suffix":""}],"container-title":"Applied Sciences","id":"ITEM-1","issue":"11","issued":{"date-parts":[["2022"]]},"page":"5344","title":"Development of a Model Material for Dynamic Geotechnical Model Tests","type":"article-journal","volume":"12"},"uris":["http://www.mendeley.com/documents/?uuid=be278a78-41f4-4131-b899-acbd0538cbe5"]}],"mendeley":{"formattedCitation":"[17]","plainTextFormattedCitation":"[17]","previouslyFormattedCitation":"[17]"},"properties":{"noteIndex":0},"schema":"https://github.com/citation-style-language/schema/raw/master/csl-citation.json"}</w:instrText>
      </w:r>
      <w:r w:rsidRPr="00A6304D">
        <w:rPr>
          <w:rFonts w:ascii="Times New Roman" w:hAnsi="Times New Roman"/>
          <w:sz w:val="24"/>
          <w:szCs w:val="24"/>
        </w:rPr>
        <w:fldChar w:fldCharType="separate"/>
      </w:r>
      <w:r w:rsidR="008F3B16" w:rsidRPr="008F3B16">
        <w:rPr>
          <w:rFonts w:ascii="Times New Roman" w:hAnsi="Times New Roman"/>
          <w:noProof/>
          <w:sz w:val="24"/>
          <w:szCs w:val="24"/>
        </w:rPr>
        <w:t>[17]</w:t>
      </w:r>
      <w:r w:rsidRPr="00A6304D">
        <w:rPr>
          <w:rFonts w:ascii="Times New Roman" w:hAnsi="Times New Roman"/>
          <w:sz w:val="24"/>
          <w:szCs w:val="24"/>
        </w:rPr>
        <w:fldChar w:fldCharType="end"/>
      </w:r>
      <w:r w:rsidRPr="00A6304D">
        <w:rPr>
          <w:rFonts w:ascii="Times New Roman" w:hAnsi="Times New Roman"/>
          <w:sz w:val="24"/>
          <w:szCs w:val="24"/>
        </w:rPr>
        <w:t xml:space="preserve"> </w:t>
      </w:r>
      <w:r w:rsidR="00313D55">
        <w:rPr>
          <w:rFonts w:ascii="Times New Roman" w:hAnsi="Times New Roman"/>
          <w:sz w:val="24"/>
          <w:szCs w:val="24"/>
        </w:rPr>
        <w:t>Several algorithms can be distinguished for training regression models</w:t>
      </w:r>
      <w:r w:rsidRPr="00A6304D">
        <w:rPr>
          <w:rFonts w:ascii="Times New Roman" w:hAnsi="Times New Roman"/>
          <w:sz w:val="24"/>
          <w:szCs w:val="24"/>
        </w:rPr>
        <w:t>, among others</w:t>
      </w:r>
      <w:r w:rsidR="00AE459A">
        <w:rPr>
          <w:rFonts w:ascii="Times New Roman" w:hAnsi="Times New Roman"/>
          <w:sz w:val="24"/>
          <w:szCs w:val="24"/>
        </w:rPr>
        <w:t>,</w:t>
      </w:r>
      <w:r w:rsidRPr="00A6304D">
        <w:rPr>
          <w:rFonts w:ascii="Times New Roman" w:hAnsi="Times New Roman"/>
          <w:sz w:val="24"/>
          <w:szCs w:val="24"/>
        </w:rPr>
        <w:t xml:space="preserve"> linear and boosted decision tree algorithms. </w:t>
      </w:r>
      <w:r w:rsidR="00866CCA">
        <w:rPr>
          <w:rFonts w:ascii="Times New Roman" w:hAnsi="Times New Roman"/>
          <w:sz w:val="24"/>
          <w:szCs w:val="24"/>
        </w:rPr>
        <w:fldChar w:fldCharType="begin" w:fldLock="1"/>
      </w:r>
      <w:r w:rsidR="00BC7C6B">
        <w:rPr>
          <w:rFonts w:ascii="Times New Roman" w:hAnsi="Times New Roman"/>
          <w:sz w:val="24"/>
          <w:szCs w:val="24"/>
        </w:rPr>
        <w:instrText>ADDIN CSL_CITATION {"citationItems":[{"id":"ITEM-1","itemData":{"DOI":"10.1016/j.pmatsci.2021.100797","ISSN":"00796425","abstract":"Machine learning is now applied in virtually every sphere of life for data analysis and interpretation. The main strengths of the method lie in the relative ease of the construction of its structures and its ability to model complex non-linear relationships and behaviours. While application of existing materials have enabled significant technological advancement there are still needs for novel materials that will enable even greater achievement at lower cost and higher effectiveness. The physics underlining the phenomena involved in materials processing and behaviour however still pose considerable challenge and yet require solving. Machine learning can facilitate the achievement of these new aspirations and desires by learning from existing knowledge and data to fill in gaps that have so far been intractable for various reasons including cost and time. This paper reviews the applications of machine learning to various aspects of materials design, processing, characterisation, and some aspects of fabrication and environmental impact evaluation.","author":[{"dropping-particle":"","family":"Durodola","given":"J. F.","non-dropping-particle":"","parse-names":false,"suffix":""}],"container-title":"Progress in Materials Science","id":"ITEM-1","issue":"August 2020","issued":{"date-parts":[["2022"]]},"page":"100797","publisher":"Elsevier Ltd","title":"Machine learning for design, phase transformation and mechanical properties of alloys","type":"article-journal","volume":"123"},"uris":["http://www.mendeley.com/documents/?uuid=582505ae-076e-4d2d-a24e-5b2f9e39cfbe"]}],"mendeley":{"formattedCitation":"[18]","plainTextFormattedCitation":"[18]","previouslyFormattedCitation":"[18]"},"properties":{"noteIndex":0},"schema":"https://github.com/citation-style-language/schema/raw/master/csl-citation.json"}</w:instrText>
      </w:r>
      <w:r w:rsidR="00866CCA">
        <w:rPr>
          <w:rFonts w:ascii="Times New Roman" w:hAnsi="Times New Roman"/>
          <w:sz w:val="24"/>
          <w:szCs w:val="24"/>
        </w:rPr>
        <w:fldChar w:fldCharType="separate"/>
      </w:r>
      <w:r w:rsidR="00866CCA" w:rsidRPr="00866CCA">
        <w:rPr>
          <w:rFonts w:ascii="Times New Roman" w:hAnsi="Times New Roman"/>
          <w:noProof/>
          <w:sz w:val="24"/>
          <w:szCs w:val="24"/>
        </w:rPr>
        <w:t>[18]</w:t>
      </w:r>
      <w:r w:rsidR="00866CCA">
        <w:rPr>
          <w:rFonts w:ascii="Times New Roman" w:hAnsi="Times New Roman"/>
          <w:sz w:val="24"/>
          <w:szCs w:val="24"/>
        </w:rPr>
        <w:fldChar w:fldCharType="end"/>
      </w:r>
      <w:r w:rsidR="00866CCA">
        <w:rPr>
          <w:rFonts w:ascii="Times New Roman" w:hAnsi="Times New Roman"/>
          <w:sz w:val="24"/>
          <w:szCs w:val="24"/>
        </w:rPr>
        <w:t xml:space="preserve"> </w:t>
      </w:r>
      <w:r w:rsidRPr="00A6304D">
        <w:rPr>
          <w:rFonts w:ascii="Times New Roman" w:hAnsi="Times New Roman"/>
          <w:sz w:val="24"/>
          <w:szCs w:val="24"/>
        </w:rPr>
        <w:t xml:space="preserve">The linear regression algorithm </w:t>
      </w:r>
      <w:r w:rsidR="00EF40E8">
        <w:rPr>
          <w:rFonts w:ascii="Times New Roman" w:hAnsi="Times New Roman"/>
          <w:sz w:val="24"/>
          <w:szCs w:val="24"/>
        </w:rPr>
        <w:t>establishes</w:t>
      </w:r>
      <w:r w:rsidRPr="00A6304D">
        <w:rPr>
          <w:rFonts w:ascii="Times New Roman" w:hAnsi="Times New Roman"/>
          <w:sz w:val="24"/>
          <w:szCs w:val="24"/>
        </w:rPr>
        <w:t xml:space="preserve"> a linear function between independent variables providing a numeric value as an outcome. A machine learning instance enhances fitting the line and measuring </w:t>
      </w:r>
      <w:r w:rsidR="00EF40E8">
        <w:rPr>
          <w:rFonts w:ascii="Times New Roman" w:hAnsi="Times New Roman"/>
          <w:sz w:val="24"/>
          <w:szCs w:val="24"/>
        </w:rPr>
        <w:t xml:space="preserve">the </w:t>
      </w:r>
      <w:r w:rsidRPr="00A6304D">
        <w:rPr>
          <w:rFonts w:ascii="Times New Roman" w:hAnsi="Times New Roman"/>
          <w:sz w:val="24"/>
          <w:szCs w:val="24"/>
        </w:rPr>
        <w:t xml:space="preserve">error between the function and </w:t>
      </w:r>
      <w:r w:rsidR="00EF40E8">
        <w:rPr>
          <w:rFonts w:ascii="Times New Roman" w:hAnsi="Times New Roman"/>
          <w:sz w:val="24"/>
          <w:szCs w:val="24"/>
        </w:rPr>
        <w:t>actu</w:t>
      </w:r>
      <w:r w:rsidRPr="00A6304D">
        <w:rPr>
          <w:rFonts w:ascii="Times New Roman" w:hAnsi="Times New Roman"/>
          <w:sz w:val="24"/>
          <w:szCs w:val="24"/>
        </w:rPr>
        <w:t xml:space="preserve">al measurement data. Such algorithms </w:t>
      </w:r>
      <w:r w:rsidR="00264FC1">
        <w:rPr>
          <w:rFonts w:ascii="Times New Roman" w:hAnsi="Times New Roman"/>
          <w:sz w:val="24"/>
          <w:szCs w:val="24"/>
        </w:rPr>
        <w:t>are</w:t>
      </w:r>
      <w:r w:rsidRPr="00A6304D">
        <w:rPr>
          <w:rFonts w:ascii="Times New Roman" w:hAnsi="Times New Roman"/>
          <w:sz w:val="24"/>
          <w:szCs w:val="24"/>
        </w:rPr>
        <w:t xml:space="preserve"> most common and usually used for simple models with low</w:t>
      </w:r>
      <w:r w:rsidR="00264FC1">
        <w:rPr>
          <w:rFonts w:ascii="Times New Roman" w:hAnsi="Times New Roman"/>
          <w:sz w:val="24"/>
          <w:szCs w:val="24"/>
        </w:rPr>
        <w:t>-</w:t>
      </w:r>
      <w:r w:rsidRPr="00A6304D">
        <w:rPr>
          <w:rFonts w:ascii="Times New Roman" w:hAnsi="Times New Roman"/>
          <w:sz w:val="24"/>
          <w:szCs w:val="24"/>
        </w:rPr>
        <w:t xml:space="preserve">complexity data sets. </w:t>
      </w:r>
      <w:r w:rsidR="00264FC1">
        <w:rPr>
          <w:rFonts w:ascii="Times New Roman" w:hAnsi="Times New Roman"/>
          <w:sz w:val="24"/>
          <w:szCs w:val="24"/>
        </w:rPr>
        <w:t>T</w:t>
      </w:r>
      <w:r w:rsidRPr="00A6304D">
        <w:rPr>
          <w:rFonts w:ascii="Times New Roman" w:hAnsi="Times New Roman"/>
          <w:sz w:val="24"/>
          <w:szCs w:val="24"/>
        </w:rPr>
        <w:t xml:space="preserve">he linear regression models </w:t>
      </w:r>
      <w:r w:rsidR="004F0CF1">
        <w:rPr>
          <w:rFonts w:ascii="Times New Roman" w:hAnsi="Times New Roman"/>
          <w:sz w:val="24"/>
          <w:szCs w:val="24"/>
        </w:rPr>
        <w:t>hav</w:t>
      </w:r>
      <w:r w:rsidRPr="00A6304D">
        <w:rPr>
          <w:rFonts w:ascii="Times New Roman" w:hAnsi="Times New Roman"/>
          <w:sz w:val="24"/>
          <w:szCs w:val="24"/>
        </w:rPr>
        <w:t>e mainly used two different methods. A gradient de</w:t>
      </w:r>
      <w:r w:rsidR="004F0CF1">
        <w:rPr>
          <w:rFonts w:ascii="Times New Roman" w:hAnsi="Times New Roman"/>
          <w:sz w:val="24"/>
          <w:szCs w:val="24"/>
        </w:rPr>
        <w:t>s</w:t>
      </w:r>
      <w:r w:rsidRPr="00A6304D">
        <w:rPr>
          <w:rFonts w:ascii="Times New Roman" w:hAnsi="Times New Roman"/>
          <w:sz w:val="24"/>
          <w:szCs w:val="24"/>
        </w:rPr>
        <w:t xml:space="preserve">cent method </w:t>
      </w:r>
      <w:r w:rsidR="004F0CF1">
        <w:rPr>
          <w:rFonts w:ascii="Times New Roman" w:hAnsi="Times New Roman"/>
          <w:sz w:val="24"/>
          <w:szCs w:val="24"/>
        </w:rPr>
        <w:t>minimizes</w:t>
      </w:r>
      <w:r w:rsidRPr="00A6304D">
        <w:rPr>
          <w:rFonts w:ascii="Times New Roman" w:hAnsi="Times New Roman"/>
          <w:sz w:val="24"/>
          <w:szCs w:val="24"/>
        </w:rPr>
        <w:t xml:space="preserve"> error with each step of training a model. Among parameters to control such optimization can be distinguished step size or learning rate. A</w:t>
      </w:r>
      <w:r w:rsidR="004F0CF1">
        <w:rPr>
          <w:rFonts w:ascii="Times New Roman" w:hAnsi="Times New Roman"/>
          <w:sz w:val="24"/>
          <w:szCs w:val="24"/>
        </w:rPr>
        <w:t>n</w:t>
      </w:r>
      <w:r w:rsidRPr="00A6304D">
        <w:rPr>
          <w:rFonts w:ascii="Times New Roman" w:hAnsi="Times New Roman"/>
          <w:sz w:val="24"/>
          <w:szCs w:val="24"/>
        </w:rPr>
        <w:t xml:space="preserve"> ordinary least squares method refers to the loss function, where error correspond</w:t>
      </w:r>
      <w:r w:rsidR="004F0CF1">
        <w:rPr>
          <w:rFonts w:ascii="Times New Roman" w:hAnsi="Times New Roman"/>
          <w:sz w:val="24"/>
          <w:szCs w:val="24"/>
        </w:rPr>
        <w:t>s</w:t>
      </w:r>
      <w:r w:rsidRPr="00A6304D">
        <w:rPr>
          <w:rFonts w:ascii="Times New Roman" w:hAnsi="Times New Roman"/>
          <w:sz w:val="24"/>
          <w:szCs w:val="24"/>
        </w:rPr>
        <w:t xml:space="preserve"> to </w:t>
      </w:r>
      <w:r w:rsidR="004F0CF1">
        <w:rPr>
          <w:rFonts w:ascii="Times New Roman" w:hAnsi="Times New Roman"/>
          <w:sz w:val="24"/>
          <w:szCs w:val="24"/>
        </w:rPr>
        <w:t xml:space="preserve">the </w:t>
      </w:r>
      <w:r w:rsidRPr="00A6304D">
        <w:rPr>
          <w:rFonts w:ascii="Times New Roman" w:hAnsi="Times New Roman"/>
          <w:sz w:val="24"/>
          <w:szCs w:val="24"/>
        </w:rPr>
        <w:t xml:space="preserve">sum of </w:t>
      </w:r>
      <w:r w:rsidR="00224914">
        <w:rPr>
          <w:rFonts w:ascii="Times New Roman" w:hAnsi="Times New Roman"/>
          <w:sz w:val="24"/>
          <w:szCs w:val="24"/>
        </w:rPr>
        <w:t xml:space="preserve">the </w:t>
      </w:r>
      <w:r w:rsidRPr="00A6304D">
        <w:rPr>
          <w:rFonts w:ascii="Times New Roman" w:hAnsi="Times New Roman"/>
          <w:sz w:val="24"/>
          <w:szCs w:val="24"/>
        </w:rPr>
        <w:t xml:space="preserve">square distance between </w:t>
      </w:r>
      <w:r w:rsidR="00224914">
        <w:rPr>
          <w:rFonts w:ascii="Times New Roman" w:hAnsi="Times New Roman"/>
          <w:sz w:val="24"/>
          <w:szCs w:val="24"/>
        </w:rPr>
        <w:t xml:space="preserve">the </w:t>
      </w:r>
      <w:r w:rsidRPr="00A6304D">
        <w:rPr>
          <w:rFonts w:ascii="Times New Roman" w:hAnsi="Times New Roman"/>
          <w:sz w:val="24"/>
          <w:szCs w:val="24"/>
        </w:rPr>
        <w:t xml:space="preserve">actual and predicted </w:t>
      </w:r>
      <w:r w:rsidR="00224914" w:rsidRPr="00A6304D">
        <w:rPr>
          <w:rFonts w:ascii="Times New Roman" w:hAnsi="Times New Roman"/>
          <w:sz w:val="24"/>
          <w:szCs w:val="24"/>
        </w:rPr>
        <w:t>value</w:t>
      </w:r>
      <w:r w:rsidRPr="00A6304D">
        <w:rPr>
          <w:rFonts w:ascii="Times New Roman" w:hAnsi="Times New Roman"/>
          <w:sz w:val="24"/>
          <w:szCs w:val="24"/>
        </w:rPr>
        <w:t xml:space="preserve">. Fitting the model is achieved by minimalizing squared errors. Such </w:t>
      </w:r>
      <w:r w:rsidR="00224914">
        <w:rPr>
          <w:rFonts w:ascii="Times New Roman" w:hAnsi="Times New Roman"/>
          <w:sz w:val="24"/>
          <w:szCs w:val="24"/>
        </w:rPr>
        <w:t xml:space="preserve">a </w:t>
      </w:r>
      <w:r w:rsidRPr="00A6304D">
        <w:rPr>
          <w:rFonts w:ascii="Times New Roman" w:hAnsi="Times New Roman"/>
          <w:sz w:val="24"/>
          <w:szCs w:val="24"/>
        </w:rPr>
        <w:t xml:space="preserve">model is best fitting when </w:t>
      </w:r>
      <w:r w:rsidR="00197097">
        <w:rPr>
          <w:rFonts w:ascii="Times New Roman" w:hAnsi="Times New Roman"/>
          <w:sz w:val="24"/>
          <w:szCs w:val="24"/>
        </w:rPr>
        <w:t xml:space="preserve">a </w:t>
      </w:r>
      <w:r w:rsidRPr="00A6304D">
        <w:rPr>
          <w:rFonts w:ascii="Times New Roman" w:hAnsi="Times New Roman"/>
          <w:sz w:val="24"/>
          <w:szCs w:val="24"/>
        </w:rPr>
        <w:t>linear correlation is assumed. Furthermore</w:t>
      </w:r>
      <w:r w:rsidR="001C5907">
        <w:rPr>
          <w:rFonts w:ascii="Times New Roman" w:hAnsi="Times New Roman"/>
          <w:sz w:val="24"/>
          <w:szCs w:val="24"/>
        </w:rPr>
        <w:t>,</w:t>
      </w:r>
      <w:r w:rsidRPr="00A6304D">
        <w:rPr>
          <w:rFonts w:ascii="Times New Roman" w:hAnsi="Times New Roman"/>
          <w:sz w:val="24"/>
          <w:szCs w:val="24"/>
        </w:rPr>
        <w:t xml:space="preserve"> the boosted decision tree algorithm allows </w:t>
      </w:r>
      <w:r w:rsidR="005821A8">
        <w:rPr>
          <w:rFonts w:ascii="Times New Roman" w:hAnsi="Times New Roman"/>
          <w:sz w:val="24"/>
          <w:szCs w:val="24"/>
        </w:rPr>
        <w:t xml:space="preserve">the </w:t>
      </w:r>
      <w:r w:rsidRPr="00A6304D">
        <w:rPr>
          <w:rFonts w:ascii="Times New Roman" w:hAnsi="Times New Roman"/>
          <w:sz w:val="24"/>
          <w:szCs w:val="24"/>
        </w:rPr>
        <w:t>creat</w:t>
      </w:r>
      <w:r w:rsidR="005821A8">
        <w:rPr>
          <w:rFonts w:ascii="Times New Roman" w:hAnsi="Times New Roman"/>
          <w:sz w:val="24"/>
          <w:szCs w:val="24"/>
        </w:rPr>
        <w:t>ion</w:t>
      </w:r>
      <w:r w:rsidRPr="00A6304D">
        <w:rPr>
          <w:rFonts w:ascii="Times New Roman" w:hAnsi="Times New Roman"/>
          <w:sz w:val="24"/>
          <w:szCs w:val="24"/>
        </w:rPr>
        <w:t xml:space="preserve"> </w:t>
      </w:r>
      <w:r w:rsidR="005821A8">
        <w:rPr>
          <w:rFonts w:ascii="Times New Roman" w:hAnsi="Times New Roman"/>
          <w:sz w:val="24"/>
          <w:szCs w:val="24"/>
        </w:rPr>
        <w:t xml:space="preserve">of </w:t>
      </w:r>
      <w:r w:rsidRPr="00A6304D">
        <w:rPr>
          <w:rFonts w:ascii="Times New Roman" w:hAnsi="Times New Roman"/>
          <w:sz w:val="24"/>
          <w:szCs w:val="24"/>
        </w:rPr>
        <w:t xml:space="preserve">decision tree models corresponding to prior present decision trees. The boosting algorithm learns by fitting a residual of </w:t>
      </w:r>
      <w:r w:rsidR="005821A8">
        <w:rPr>
          <w:rFonts w:ascii="Times New Roman" w:hAnsi="Times New Roman"/>
          <w:sz w:val="24"/>
          <w:szCs w:val="24"/>
        </w:rPr>
        <w:t xml:space="preserve">the </w:t>
      </w:r>
      <w:r w:rsidRPr="00A6304D">
        <w:rPr>
          <w:rFonts w:ascii="Times New Roman" w:hAnsi="Times New Roman"/>
          <w:sz w:val="24"/>
          <w:szCs w:val="24"/>
        </w:rPr>
        <w:t xml:space="preserve">prior decision tree </w:t>
      </w:r>
      <w:r w:rsidR="005821A8">
        <w:rPr>
          <w:rFonts w:ascii="Times New Roman" w:hAnsi="Times New Roman"/>
          <w:sz w:val="24"/>
          <w:szCs w:val="24"/>
        </w:rPr>
        <w:t>to improve the model's accuracy</w:t>
      </w:r>
      <w:r w:rsidRPr="00A6304D">
        <w:rPr>
          <w:rFonts w:ascii="Times New Roman" w:hAnsi="Times New Roman"/>
          <w:sz w:val="24"/>
          <w:szCs w:val="24"/>
        </w:rPr>
        <w:t>. In the regression models</w:t>
      </w:r>
      <w:r w:rsidR="005821A8">
        <w:rPr>
          <w:rFonts w:ascii="Times New Roman" w:hAnsi="Times New Roman"/>
          <w:sz w:val="24"/>
          <w:szCs w:val="24"/>
        </w:rPr>
        <w:t>,</w:t>
      </w:r>
      <w:r w:rsidRPr="00A6304D">
        <w:rPr>
          <w:rFonts w:ascii="Times New Roman" w:hAnsi="Times New Roman"/>
          <w:sz w:val="24"/>
          <w:szCs w:val="24"/>
        </w:rPr>
        <w:t xml:space="preserve"> a series of step-wised boosted decision trees is created, and based on arbitrary factors optimal tree is being selected.</w:t>
      </w:r>
      <w:r w:rsidR="00BA3A36" w:rsidRPr="00A6304D">
        <w:rPr>
          <w:rFonts w:ascii="Times New Roman" w:hAnsi="Times New Roman"/>
          <w:sz w:val="24"/>
          <w:szCs w:val="24"/>
        </w:rPr>
        <w:t xml:space="preserve"> </w:t>
      </w:r>
      <w:r w:rsidR="00BC7C6B">
        <w:rPr>
          <w:rFonts w:ascii="Times New Roman" w:hAnsi="Times New Roman"/>
          <w:sz w:val="24"/>
          <w:szCs w:val="24"/>
        </w:rPr>
        <w:fldChar w:fldCharType="begin" w:fldLock="1"/>
      </w:r>
      <w:r w:rsidR="00622DC2">
        <w:rPr>
          <w:rFonts w:ascii="Times New Roman" w:hAnsi="Times New Roman"/>
          <w:sz w:val="24"/>
          <w:szCs w:val="24"/>
        </w:rPr>
        <w:instrText>ADDIN CSL_CITATION {"citationItems":[{"id":"ITEM-1","itemData":{"DOI":"10.1038/s41524-022-00734-6","ISBN":"4152402200734","ISSN":"20573960","abstract":"Deep learning (DL) is one of the fastest-growing topics in materials data science, with rapidly emerging applications spanning atomistic, image-based, spectral, and textual data modalities. DL allows analysis of unstructured data and automated identification of features. The recent development of large materials databases has fueled the application of DL methods in atomistic prediction in particular. In contrast, advances in image and spectral data have largely leveraged synthetic data enabled by high-quality forward models as well as by generative unsupervised DL methods. In this article, we present a high-level overview of deep learning methods followed by a detailed discussion of recent developments of deep learning in atomistic simulation, materials imaging, spectral analysis, and natural language processing. For each modality we discuss applications involving both theoretical and experimental data, typical modeling approaches with their strengths and limitations, and relevant publicly available software and datasets. We conclude the review with a discussion of recent cross-cutting work related to uncertainty quantification in this field and a brief perspective on limitations, challenges, and potential growth areas for DL methods in materials science.","author":[{"dropping-particle":"","family":"Choudhary","given":"Kamal","non-dropping-particle":"","parse-names":false,"suffix":""},{"dropping-particle":"","family":"DeCost","given":"Brian","non-dropping-particle":"","parse-names":false,"suffix":""},{"dropping-particle":"","family":"Chen","given":"Chi","non-dropping-particle":"","parse-names":false,"suffix":""},{"dropping-particle":"","family":"Jain","given":"Anubhav","non-dropping-particle":"","parse-names":false,"suffix":""},{"dropping-particle":"","family":"Tavazza","given":"Francesca","non-dropping-particle":"","parse-names":false,"suffix":""},{"dropping-particle":"","family":"Cohn","given":"Ryan","non-dropping-particle":"","parse-names":false,"suffix":""},{"dropping-particle":"","family":"Park","given":"Cheol Woo","non-dropping-particle":"","parse-names":false,"suffix":""},{"dropping-particle":"","family":"Choudhary","given":"Alok","non-dropping-particle":"","parse-names":false,"suffix":""},{"dropping-particle":"","family":"Agrawal","given":"Ankit","non-dropping-particle":"","parse-names":false,"suffix":""},{"dropping-particle":"","family":"Billinge","given":"Simon J.L.","non-dropping-particle":"","parse-names":false,"suffix":""},{"dropping-particle":"","family":"Holm","given":"Elizabeth","non-dropping-particle":"","parse-names":false,"suffix":""},{"dropping-particle":"","family":"Ong","given":"Shyue Ping","non-dropping-particle":"","parse-names":false,"suffix":""},{"dropping-particle":"","family":"Wolverton","given":"Chris","non-dropping-particle":"","parse-names":false,"suffix":""}],"container-title":"npj Computational Materials","id":"ITEM-1","issue":"1","issued":{"date-parts":[["2022"]]},"publisher":"Springer US","title":"Recent advances and applications of deep learning methods in materials science","type":"article-journal","volume":"8"},"uris":["http://www.mendeley.com/documents/?uuid=fa66ea57-b5d6-4bdb-96de-3410744ccd2b"]}],"mendeley":{"formattedCitation":"[13]","plainTextFormattedCitation":"[13]","previouslyFormattedCitation":"[13]"},"properties":{"noteIndex":0},"schema":"https://github.com/citation-style-language/schema/raw/master/csl-citation.json"}</w:instrText>
      </w:r>
      <w:r w:rsidR="00BC7C6B">
        <w:rPr>
          <w:rFonts w:ascii="Times New Roman" w:hAnsi="Times New Roman"/>
          <w:sz w:val="24"/>
          <w:szCs w:val="24"/>
        </w:rPr>
        <w:fldChar w:fldCharType="separate"/>
      </w:r>
      <w:r w:rsidR="00BC7C6B" w:rsidRPr="00BC7C6B">
        <w:rPr>
          <w:rFonts w:ascii="Times New Roman" w:hAnsi="Times New Roman"/>
          <w:noProof/>
          <w:sz w:val="24"/>
          <w:szCs w:val="24"/>
        </w:rPr>
        <w:t>[13]</w:t>
      </w:r>
      <w:r w:rsidR="00BC7C6B">
        <w:rPr>
          <w:rFonts w:ascii="Times New Roman" w:hAnsi="Times New Roman"/>
          <w:sz w:val="24"/>
          <w:szCs w:val="24"/>
        </w:rPr>
        <w:fldChar w:fldCharType="end"/>
      </w:r>
    </w:p>
    <w:p w14:paraId="4AD24FD3" w14:textId="469EB4E5" w:rsidR="00A6304D" w:rsidRPr="00A6304D" w:rsidRDefault="00A6304D" w:rsidP="00A6304D">
      <w:pPr>
        <w:pStyle w:val="MDPI31text"/>
        <w:rPr>
          <w:rFonts w:ascii="Times New Roman" w:hAnsi="Times New Roman"/>
          <w:sz w:val="24"/>
          <w:szCs w:val="24"/>
        </w:rPr>
      </w:pPr>
      <w:r w:rsidRPr="00A6304D">
        <w:rPr>
          <w:rFonts w:ascii="Times New Roman" w:hAnsi="Times New Roman"/>
          <w:sz w:val="24"/>
          <w:szCs w:val="24"/>
        </w:rPr>
        <w:lastRenderedPageBreak/>
        <w:t xml:space="preserve">The main objective of current research is regression modeling of properties of the polylactic acid-based sheep wool fiber reinforced polymers based on the thermal and mechanical results from previous investigations. </w:t>
      </w:r>
      <w:r w:rsidRPr="00A6304D">
        <w:rPr>
          <w:rFonts w:ascii="Times New Roman" w:hAnsi="Times New Roman"/>
          <w:sz w:val="24"/>
          <w:szCs w:val="24"/>
        </w:rPr>
        <w:fldChar w:fldCharType="begin" w:fldLock="1"/>
      </w:r>
      <w:r w:rsidR="00CC1676">
        <w:rPr>
          <w:rFonts w:ascii="Times New Roman" w:hAnsi="Times New Roman"/>
          <w:sz w:val="24"/>
          <w:szCs w:val="24"/>
        </w:rPr>
        <w:instrText>ADDIN CSL_CITATION {"citationItems":[{"id":"ITEM-1","itemData":{"DOI":"10.3390/polym11091514","ISSN":"20734360","abstract":"A method to modify polymers is that of introducing fibers in a matrix to produce a fiber-reinforced polymer (FRP). Consequently, the aim of this work was to study the compatibility effect of four coupling agents on wool FRP properties, using poly(lactic acid) plasticized with maleinized linseed oil as polymer matrix. The content of wool assessed was 1 phr. The compatibilizers were (3-(2-aminoethylamino)propyl)-trimethoxysilane, trimethoxy (2-(7-oxabicyclo (4.1.0)hept-3-yl) ethyl) silane, tris(2-methoxyethoxy)(vinyl) silane and titanium (IV) (triethanolaminate)isopropoxide. Initially, wool was modified with coupling agents in an acetone/water (50/50) solution. Mechanical properties were evaluated by tensile and flexural properties, hardness by Shore D measurement and impact resistance by Charpy's energy. Differential scanning calorimetry, dynamic thermo-mechanical analysis, and thermogravimetric analysis were conducted to evaluate the interaction among components and the effect of the coupling agents on the thermal properties of the original material. Color, wettability and scanning electron microscopy were used to describe physical and microstructural properties. Modification of fibers allows achieving improved mechanical properties and changes the thermal properties of the FRPs slightly. Coupling agent treatment helps to formulate PLA-MLO and sheep wool materials and to improve their performance, thereby creating a broader spectrum of applications for PLA maintaining the bio-based character of the material.","author":[{"dropping-particle":"","family":"Pawlak","given":"Franciszek","non-dropping-particle":"","parse-names":false,"suffix":""},{"dropping-particle":"","family":"Aldas","given":"Miguel","non-dropping-particle":"","parse-names":false,"suffix":""},{"dropping-particle":"","family":"López-Martínez","given":"Juan","non-dropping-particle":"","parse-names":false,"suffix":""},{"dropping-particle":"","family":"Samper","given":"María Dolores","non-dropping-particle":"","parse-names":false,"suffix":""}],"container-title":"Polymers","id":"ITEM-1","issue":"9","issued":{"date-parts":[["2019"]]},"title":"Effect of different compatibilizers on injection-molded green fiber-reinforced polymers based on poly(lactic acid)-maleinized linseed oil system and sheep wool","type":"article-journal","volume":"11"},"uris":["http://www.mendeley.com/documents/?uuid=1f2aa64b-52ef-4f9e-a295-c261d5157161"]},{"id":"ITEM-2","itemData":{"DOI":"10.3390/polym12112523","ISSN":"20734360","abstract":"Poly(lactic acid) (PLA) was plasticized with maleinized linseed oil (MLO) and further reinforced with sheep wool fibers recovered from the dairy industry. The wool fibers were firstly functionalized with 1 and 2.5 phr of tris(2-methoxyethoxy)(vinyl) (TVS) silane coupling agent and were further used in 1, 5, and 10 phr to reinforce the PLA/MLO matrix. Then, the composite materials were processed by extrusion, followed by injection-molding processes. The mechanical, thermal, microstructural, and surface properties were assessed. While the addition of untreated wool fibers to the plasticized PLA/MLO matrix caused a general decrease in the mechanical properties, the TVS treatment was able to slightly compensate for such mechanical losses. Additionally, a shift in cold crystallization and a decrease in the degree of crystallization were observed due to the fiber silane modification. The microstructural analysis confirmed enhanced interaction between silane-modified fibers and the polymeric matrix. The inclusion of the fiber into the PLA/MLO matrix made the obtained material more hydrophobic, while the yellowish color of the material increased with the fiber content.","author":[{"dropping-particle":"","family":"Pawlak","given":"Franciszek","non-dropping-particle":"","parse-names":false,"suffix":""},{"dropping-particle":"","family":"Aldas","given":"Miguel","non-dropping-particle":"","parse-names":false,"suffix":""},{"dropping-particle":"","family":"Parres","given":"Francisco","non-dropping-particle":"","parse-names":false,"suffix":""},{"dropping-particle":"","family":"López-Martínez","given":"Juan","non-dropping-particle":"","parse-names":false,"suffix":""},{"dropping-particle":"","family":"Arrieta","given":"Marina Patricia","non-dropping-particle":"","parse-names":false,"suffix":""}],"container-title":"Polymers","id":"ITEM-2","issue":"11","issued":{"date-parts":[["2020"]]},"page":"1-22","title":"Silane-functionalized sheep wool fibers from dairy industry waste for the development of plasticized pla composites with maleinized linseed oil for injection-molded parts","type":"article-journal","volume":"12"},"uris":["http://www.mendeley.com/documents/?uuid=10bdcbf3-816f-475a-a35e-a3f59191ec64"]}],"mendeley":{"formattedCitation":"[4,11]","plainTextFormattedCitation":"[4,11]","previouslyFormattedCitation":"[4,11]"},"properties":{"noteIndex":0},"schema":"https://github.com/citation-style-language/schema/raw/master/csl-citation.json"}</w:instrText>
      </w:r>
      <w:r w:rsidRPr="00A6304D">
        <w:rPr>
          <w:rFonts w:ascii="Times New Roman" w:hAnsi="Times New Roman"/>
          <w:sz w:val="24"/>
          <w:szCs w:val="24"/>
        </w:rPr>
        <w:fldChar w:fldCharType="separate"/>
      </w:r>
      <w:r w:rsidR="00B02BB0" w:rsidRPr="00B02BB0">
        <w:rPr>
          <w:rFonts w:ascii="Times New Roman" w:hAnsi="Times New Roman"/>
          <w:noProof/>
          <w:sz w:val="24"/>
          <w:szCs w:val="24"/>
        </w:rPr>
        <w:t>[4,11]</w:t>
      </w:r>
      <w:r w:rsidRPr="00A6304D">
        <w:rPr>
          <w:rFonts w:ascii="Times New Roman" w:hAnsi="Times New Roman"/>
          <w:sz w:val="24"/>
          <w:szCs w:val="24"/>
        </w:rPr>
        <w:fldChar w:fldCharType="end"/>
      </w:r>
    </w:p>
    <w:p w14:paraId="41CED2B1" w14:textId="757B9CEE" w:rsidR="008E7C22" w:rsidRPr="00DD7B48" w:rsidRDefault="008E7C22" w:rsidP="00305B6B">
      <w:pPr>
        <w:pStyle w:val="Heading1"/>
        <w:rPr>
          <w:lang w:val="en-US"/>
        </w:rPr>
      </w:pPr>
      <w:r w:rsidRPr="00DD7B48">
        <w:rPr>
          <w:lang w:val="en-US"/>
        </w:rPr>
        <w:t>EXPERIMENTAL</w:t>
      </w:r>
    </w:p>
    <w:p w14:paraId="6D6752BC" w14:textId="112C23EB" w:rsidR="00A56612" w:rsidRPr="0003702A" w:rsidRDefault="00A56612" w:rsidP="00A56612">
      <w:pPr>
        <w:pStyle w:val="MDPI31text"/>
        <w:rPr>
          <w:rFonts w:ascii="Times New Roman" w:hAnsi="Times New Roman"/>
          <w:sz w:val="24"/>
          <w:szCs w:val="24"/>
        </w:rPr>
      </w:pPr>
      <w:r w:rsidRPr="0003702A">
        <w:rPr>
          <w:rFonts w:ascii="Times New Roman" w:hAnsi="Times New Roman"/>
          <w:sz w:val="24"/>
          <w:szCs w:val="24"/>
        </w:rPr>
        <w:t>In the prior studies</w:t>
      </w:r>
      <w:r w:rsidR="00D94B8C">
        <w:rPr>
          <w:rFonts w:ascii="Times New Roman" w:hAnsi="Times New Roman"/>
          <w:sz w:val="24"/>
          <w:szCs w:val="24"/>
        </w:rPr>
        <w:t>,</w:t>
      </w:r>
      <w:r w:rsidRPr="0003702A">
        <w:rPr>
          <w:rFonts w:ascii="Times New Roman" w:hAnsi="Times New Roman"/>
          <w:sz w:val="24"/>
          <w:szCs w:val="24"/>
        </w:rPr>
        <w:t xml:space="preserve"> polylactic acid (PLA) was modified with maleinized linseed oil (MLO) and reinforced with unmodified or modified sheep wool fibers</w:t>
      </w:r>
      <w:r w:rsidR="00A86865">
        <w:rPr>
          <w:rFonts w:ascii="Times New Roman" w:hAnsi="Times New Roman"/>
          <w:sz w:val="24"/>
          <w:szCs w:val="24"/>
        </w:rPr>
        <w:t xml:space="preserve"> with four coupling agents</w:t>
      </w:r>
      <w:r w:rsidRPr="0003702A">
        <w:rPr>
          <w:rFonts w:ascii="Times New Roman" w:hAnsi="Times New Roman"/>
          <w:sz w:val="24"/>
          <w:szCs w:val="24"/>
        </w:rPr>
        <w:t xml:space="preserve">. </w:t>
      </w:r>
      <w:r w:rsidR="00A86865" w:rsidRPr="0003702A">
        <w:rPr>
          <w:rFonts w:ascii="Times New Roman" w:hAnsi="Times New Roman"/>
          <w:sz w:val="24"/>
          <w:szCs w:val="24"/>
        </w:rPr>
        <w:t>Labeling of coupling agents remained as follows: (3-(2-aminoethylamino)propyl)-trimethoxysilane (labeled as coupling agent A), trimethoxy (2-(7-oxabicyclo(4.1.0)hept-3-yl)ethyl)silane (labeled as coupling agent B), tris(2-methoxyethoxy)(vinyl) silane (labeled as coupling agent C) and titanium (IV) (triethanolaminate)isopropoxide (labeled as coupling agent D).</w:t>
      </w:r>
      <w:r w:rsidR="00F967E5" w:rsidRPr="00F967E5">
        <w:rPr>
          <w:rFonts w:ascii="Times New Roman" w:hAnsi="Times New Roman"/>
          <w:sz w:val="24"/>
          <w:szCs w:val="24"/>
        </w:rPr>
        <w:t>The experimental phase of this study involved collecting raw data from prior studies, specifically experiments conducted in accordance with industrial testing standards</w:t>
      </w:r>
      <w:r w:rsidRPr="0003702A">
        <w:rPr>
          <w:rFonts w:ascii="Times New Roman" w:hAnsi="Times New Roman"/>
          <w:sz w:val="24"/>
          <w:szCs w:val="24"/>
        </w:rPr>
        <w:t>.</w:t>
      </w:r>
      <w:r w:rsidRPr="0003702A">
        <w:rPr>
          <w:rFonts w:ascii="Times New Roman" w:hAnsi="Times New Roman"/>
          <w:sz w:val="24"/>
          <w:szCs w:val="24"/>
        </w:rPr>
        <w:fldChar w:fldCharType="begin" w:fldLock="1"/>
      </w:r>
      <w:r w:rsidR="00333D32">
        <w:rPr>
          <w:rFonts w:ascii="Times New Roman" w:hAnsi="Times New Roman"/>
          <w:sz w:val="24"/>
          <w:szCs w:val="24"/>
        </w:rPr>
        <w:instrText>ADDIN CSL_CITATION {"citationItems":[{"id":"ITEM-1","itemData":{"DOI":"10.3390/polym11091514","ISSN":"20734360","abstract":"A method to modify polymers is that of introducing fibers in a matrix to produce a fiber-reinforced polymer (FRP). Consequently, the aim of this work was to study the compatibility effect of four coupling agents on wool FRP properties, using poly(lactic acid) plasticized with maleinized linseed oil as polymer matrix. The content of wool assessed was 1 phr. The compatibilizers were (3-(2-aminoethylamino)propyl)-trimethoxysilane, trimethoxy (2-(7-oxabicyclo (4.1.0)hept-3-yl) ethyl) silane, tris(2-methoxyethoxy)(vinyl) silane and titanium (IV) (triethanolaminate)isopropoxide. Initially, wool was modified with coupling agents in an acetone/water (50/50) solution. Mechanical properties were evaluated by tensile and flexural properties, hardness by Shore D measurement and impact resistance by Charpy's energy. Differential scanning calorimetry, dynamic thermo-mechanical analysis, and thermogravimetric analysis were conducted to evaluate the interaction among components and the effect of the coupling agents on the thermal properties of the original material. Color, wettability and scanning electron microscopy were used to describe physical and microstructural properties. Modification of fibers allows achieving improved mechanical properties and changes the thermal properties of the FRPs slightly. Coupling agent treatment helps to formulate PLA-MLO and sheep wool materials and to improve their performance, thereby creating a broader spectrum of applications for PLA maintaining the bio-based character of the material.","author":[{"dropping-particle":"","family":"Pawlak","given":"Franciszek","non-dropping-particle":"","parse-names":false,"suffix":""},{"dropping-particle":"","family":"Aldas","given":"Miguel","non-dropping-particle":"","parse-names":false,"suffix":""},{"dropping-particle":"","family":"López-Martínez","given":"Juan","non-dropping-particle":"","parse-names":false,"suffix":""},{"dropping-particle":"","family":"Samper","given":"María Dolores","non-dropping-particle":"","parse-names":false,"suffix":""}],"container-title":"Polymers","id":"ITEM-1","issue":"9","issued":{"date-parts":[["2019"]]},"title":"Effect of different compatibilizers on injection-molded green fiber-reinforced polymers based on poly(lactic acid)-maleinized linseed oil system and sheep wool","type":"article-journal","volume":"11"},"uris":["http://www.mendeley.com/documents/?uuid=1f2aa64b-52ef-4f9e-a295-c261d5157161"]},{"id":"ITEM-2","itemData":{"DOI":"10.3390/polym12112523","ISSN":"20734360","abstract":"Poly(lactic acid) (PLA) was plasticized with maleinized linseed oil (MLO) and further reinforced with sheep wool fibers recovered from the dairy industry. The wool fibers were firstly functionalized with 1 and 2.5 phr of tris(2-methoxyethoxy)(vinyl) (TVS) silane coupling agent and were further used in 1, 5, and 10 phr to reinforce the PLA/MLO matrix. Then, the composite materials were processed by extrusion, followed by injection-molding processes. The mechanical, thermal, microstructural, and surface properties were assessed. While the addition of untreated wool fibers to the plasticized PLA/MLO matrix caused a general decrease in the mechanical properties, the TVS treatment was able to slightly compensate for such mechanical losses. Additionally, a shift in cold crystallization and a decrease in the degree of crystallization were observed due to the fiber silane modification. The microstructural analysis confirmed enhanced interaction between silane-modified fibers and the polymeric matrix. The inclusion of the fiber into the PLA/MLO matrix made the obtained material more hydrophobic, while the yellowish color of the material increased with the fiber content.","author":[{"dropping-particle":"","family":"Pawlak","given":"Franciszek","non-dropping-particle":"","parse-names":false,"suffix":""},{"dropping-particle":"","family":"Aldas","given":"Miguel","non-dropping-particle":"","parse-names":false,"suffix":""},{"dropping-particle":"","family":"Parres","given":"Francisco","non-dropping-particle":"","parse-names":false,"suffix":""},{"dropping-particle":"","family":"López-Martínez","given":"Juan","non-dropping-particle":"","parse-names":false,"suffix":""},{"dropping-particle":"","family":"Arrieta","given":"Marina Patricia","non-dropping-particle":"","parse-names":false,"suffix":""}],"container-title":"Polymers","id":"ITEM-2","issue":"11","issued":{"date-parts":[["2020"]]},"page":"1-22","title":"Silane-functionalized sheep wool fibers from dairy industry waste for the development of plasticized pla composites with maleinized linseed oil for injection-molded parts","type":"article-journal","volume":"12"},"uris":["http://www.mendeley.com/documents/?uuid=10bdcbf3-816f-475a-a35e-a3f59191ec64"]},{"id":"ITEM-3","itemData":{"author":[{"dropping-particle":"","family":"International Standards Organization","given":"","non-dropping-particle":"","parse-names":false,"suffix":""}],"id":"ITEM-3","issued":{"date-parts":[["2012"]]},"title":"ISO 527-1:2012 - Plastics - Determination of tensile properties - Part 1: General principles","type":"article"},"uris":["http://www.mendeley.com/documents/?uuid=27975d80-2ba8-47aa-b78a-e983df3cdcd6"]}],"mendeley":{"formattedCitation":"[4,7,11]","plainTextFormattedCitation":"[4,7,11]","previouslyFormattedCitation":"[4,7,11]"},"properties":{"noteIndex":0},"schema":"https://github.com/citation-style-language/schema/raw/master/csl-citation.json"}</w:instrText>
      </w:r>
      <w:r w:rsidRPr="0003702A">
        <w:rPr>
          <w:rFonts w:ascii="Times New Roman" w:hAnsi="Times New Roman"/>
          <w:sz w:val="24"/>
          <w:szCs w:val="24"/>
        </w:rPr>
        <w:fldChar w:fldCharType="separate"/>
      </w:r>
      <w:r w:rsidR="00622DC2" w:rsidRPr="00622DC2">
        <w:rPr>
          <w:rFonts w:ascii="Times New Roman" w:hAnsi="Times New Roman"/>
          <w:noProof/>
          <w:sz w:val="24"/>
          <w:szCs w:val="24"/>
        </w:rPr>
        <w:t>[4,7,11]</w:t>
      </w:r>
      <w:r w:rsidRPr="0003702A">
        <w:rPr>
          <w:rFonts w:ascii="Times New Roman" w:hAnsi="Times New Roman"/>
          <w:sz w:val="24"/>
          <w:szCs w:val="24"/>
        </w:rPr>
        <w:fldChar w:fldCharType="end"/>
      </w:r>
      <w:r w:rsidRPr="0003702A">
        <w:rPr>
          <w:rFonts w:ascii="Times New Roman" w:hAnsi="Times New Roman"/>
          <w:sz w:val="24"/>
          <w:szCs w:val="24"/>
        </w:rPr>
        <w:t xml:space="preserve"> </w:t>
      </w:r>
    </w:p>
    <w:p w14:paraId="2FDDF36E" w14:textId="1C5C7790" w:rsidR="00A56612" w:rsidRPr="0003702A" w:rsidRDefault="00851BBE" w:rsidP="00A56612">
      <w:pPr>
        <w:pStyle w:val="MDPI31text"/>
        <w:rPr>
          <w:rFonts w:ascii="Times New Roman" w:hAnsi="Times New Roman"/>
          <w:sz w:val="24"/>
          <w:szCs w:val="24"/>
        </w:rPr>
      </w:pPr>
      <w:r w:rsidRPr="00851BBE">
        <w:rPr>
          <w:rFonts w:ascii="Times New Roman" w:hAnsi="Times New Roman"/>
          <w:sz w:val="24"/>
          <w:szCs w:val="24"/>
        </w:rPr>
        <w:t xml:space="preserve">The outcomes derived from the tensile test, specifically the maximum resistance, and the thermogravimetric analysis, </w:t>
      </w:r>
      <w:r w:rsidR="009B3A8E">
        <w:rPr>
          <w:rFonts w:ascii="Times New Roman" w:hAnsi="Times New Roman"/>
          <w:sz w:val="24"/>
          <w:szCs w:val="24"/>
        </w:rPr>
        <w:t>specifically</w:t>
      </w:r>
      <w:r w:rsidRPr="00851BBE">
        <w:rPr>
          <w:rFonts w:ascii="Times New Roman" w:hAnsi="Times New Roman"/>
          <w:sz w:val="24"/>
          <w:szCs w:val="24"/>
        </w:rPr>
        <w:t xml:space="preserve"> the 5% mass loss temperature, were </w:t>
      </w:r>
      <w:r w:rsidR="00EF48FD" w:rsidRPr="00851BBE">
        <w:rPr>
          <w:rFonts w:ascii="Times New Roman" w:hAnsi="Times New Roman"/>
          <w:sz w:val="24"/>
          <w:szCs w:val="24"/>
        </w:rPr>
        <w:t>gathered</w:t>
      </w:r>
      <w:r w:rsidRPr="00851BBE">
        <w:rPr>
          <w:rFonts w:ascii="Times New Roman" w:hAnsi="Times New Roman"/>
          <w:sz w:val="24"/>
          <w:szCs w:val="24"/>
        </w:rPr>
        <w:t xml:space="preserve"> and </w:t>
      </w:r>
      <w:r w:rsidR="00EF48FD" w:rsidRPr="00851BBE">
        <w:rPr>
          <w:rFonts w:ascii="Times New Roman" w:hAnsi="Times New Roman"/>
          <w:sz w:val="24"/>
          <w:szCs w:val="24"/>
        </w:rPr>
        <w:t>wr</w:t>
      </w:r>
      <w:r w:rsidR="00EF48FD">
        <w:rPr>
          <w:rFonts w:ascii="Times New Roman" w:hAnsi="Times New Roman"/>
          <w:sz w:val="24"/>
          <w:szCs w:val="24"/>
        </w:rPr>
        <w:t>o</w:t>
      </w:r>
      <w:r w:rsidR="00EF48FD" w:rsidRPr="00851BBE">
        <w:rPr>
          <w:rFonts w:ascii="Times New Roman" w:hAnsi="Times New Roman"/>
          <w:sz w:val="24"/>
          <w:szCs w:val="24"/>
        </w:rPr>
        <w:t>te down</w:t>
      </w:r>
      <w:r w:rsidRPr="00851BBE">
        <w:rPr>
          <w:rFonts w:ascii="Times New Roman" w:hAnsi="Times New Roman"/>
          <w:sz w:val="24"/>
          <w:szCs w:val="24"/>
        </w:rPr>
        <w:t xml:space="preserve"> in the data</w:t>
      </w:r>
      <w:r w:rsidR="009B3A8E">
        <w:rPr>
          <w:rFonts w:ascii="Times New Roman" w:hAnsi="Times New Roman"/>
          <w:sz w:val="24"/>
          <w:szCs w:val="24"/>
        </w:rPr>
        <w:t>set in form of CSV file</w:t>
      </w:r>
      <w:r w:rsidRPr="00851BBE">
        <w:rPr>
          <w:rFonts w:ascii="Times New Roman" w:hAnsi="Times New Roman"/>
          <w:sz w:val="24"/>
          <w:szCs w:val="24"/>
        </w:rPr>
        <w:t xml:space="preserve">. The </w:t>
      </w:r>
      <w:r w:rsidR="00A448CE">
        <w:rPr>
          <w:rFonts w:ascii="Times New Roman" w:hAnsi="Times New Roman"/>
          <w:sz w:val="24"/>
          <w:szCs w:val="24"/>
        </w:rPr>
        <w:t>gathered</w:t>
      </w:r>
      <w:r w:rsidR="00D70951">
        <w:rPr>
          <w:rFonts w:ascii="Times New Roman" w:hAnsi="Times New Roman"/>
          <w:sz w:val="24"/>
          <w:szCs w:val="24"/>
        </w:rPr>
        <w:t xml:space="preserve"> data was</w:t>
      </w:r>
      <w:r w:rsidRPr="00851BBE">
        <w:rPr>
          <w:rFonts w:ascii="Times New Roman" w:hAnsi="Times New Roman"/>
          <w:sz w:val="24"/>
          <w:szCs w:val="24"/>
        </w:rPr>
        <w:t xml:space="preserve"> based on various variables</w:t>
      </w:r>
      <w:r w:rsidR="00D70951">
        <w:rPr>
          <w:rFonts w:ascii="Times New Roman" w:hAnsi="Times New Roman"/>
          <w:sz w:val="24"/>
          <w:szCs w:val="24"/>
        </w:rPr>
        <w:t xml:space="preserve"> for characterization</w:t>
      </w:r>
      <w:r w:rsidRPr="00851BBE">
        <w:rPr>
          <w:rFonts w:ascii="Times New Roman" w:hAnsi="Times New Roman"/>
          <w:sz w:val="24"/>
          <w:szCs w:val="24"/>
        </w:rPr>
        <w:t xml:space="preserve">, including the presence of maleinized linseed oil (MLO) in the formulation, the concentration of sheep wool fiber or its </w:t>
      </w:r>
      <w:r w:rsidR="00EA4AA1">
        <w:rPr>
          <w:rFonts w:ascii="Times New Roman" w:hAnsi="Times New Roman"/>
          <w:sz w:val="24"/>
          <w:szCs w:val="24"/>
        </w:rPr>
        <w:t xml:space="preserve">surface modification </w:t>
      </w:r>
      <w:r w:rsidRPr="00851BBE">
        <w:rPr>
          <w:rFonts w:ascii="Times New Roman" w:hAnsi="Times New Roman"/>
          <w:sz w:val="24"/>
          <w:szCs w:val="24"/>
        </w:rPr>
        <w:t>type, and the concentrations of a coupling agent</w:t>
      </w:r>
      <w:r w:rsidR="00EA4AA1">
        <w:rPr>
          <w:rFonts w:ascii="Times New Roman" w:hAnsi="Times New Roman"/>
          <w:sz w:val="24"/>
          <w:szCs w:val="24"/>
        </w:rPr>
        <w:t xml:space="preserve"> used for modification</w:t>
      </w:r>
      <w:r w:rsidRPr="00851BBE">
        <w:rPr>
          <w:rFonts w:ascii="Times New Roman" w:hAnsi="Times New Roman"/>
          <w:sz w:val="24"/>
          <w:szCs w:val="24"/>
        </w:rPr>
        <w:t xml:space="preserve">. A comprehensive summary of the formulations </w:t>
      </w:r>
      <w:r w:rsidR="00AF65D5" w:rsidRPr="00851BBE">
        <w:rPr>
          <w:rFonts w:ascii="Times New Roman" w:hAnsi="Times New Roman"/>
          <w:sz w:val="24"/>
          <w:szCs w:val="24"/>
        </w:rPr>
        <w:t>involved</w:t>
      </w:r>
      <w:r w:rsidRPr="00851BBE">
        <w:rPr>
          <w:rFonts w:ascii="Times New Roman" w:hAnsi="Times New Roman"/>
          <w:sz w:val="24"/>
          <w:szCs w:val="24"/>
        </w:rPr>
        <w:t xml:space="preserve"> within the database is provided in</w:t>
      </w:r>
      <w:r>
        <w:rPr>
          <w:rFonts w:ascii="Times New Roman" w:hAnsi="Times New Roman"/>
          <w:sz w:val="24"/>
          <w:szCs w:val="24"/>
        </w:rPr>
        <w:t xml:space="preserve"> </w:t>
      </w:r>
      <w:r w:rsidR="00F7393E">
        <w:rPr>
          <w:rFonts w:ascii="Times New Roman" w:hAnsi="Times New Roman"/>
          <w:sz w:val="24"/>
          <w:szCs w:val="24"/>
        </w:rPr>
        <w:fldChar w:fldCharType="begin"/>
      </w:r>
      <w:r w:rsidR="00F7393E">
        <w:rPr>
          <w:rFonts w:ascii="Times New Roman" w:hAnsi="Times New Roman"/>
          <w:sz w:val="24"/>
          <w:szCs w:val="24"/>
        </w:rPr>
        <w:instrText xml:space="preserve"> REF _Ref121429668 \h </w:instrText>
      </w:r>
      <w:r w:rsidR="00F7393E">
        <w:rPr>
          <w:rFonts w:ascii="Times New Roman" w:hAnsi="Times New Roman"/>
          <w:sz w:val="24"/>
          <w:szCs w:val="24"/>
        </w:rPr>
      </w:r>
      <w:r w:rsidR="00F7393E">
        <w:rPr>
          <w:rFonts w:ascii="Times New Roman" w:hAnsi="Times New Roman"/>
          <w:sz w:val="24"/>
          <w:szCs w:val="24"/>
        </w:rPr>
        <w:fldChar w:fldCharType="separate"/>
      </w:r>
      <w:r w:rsidR="00F7393E" w:rsidRPr="009D6F3C">
        <w:rPr>
          <w:rFonts w:ascii="Times New Roman" w:hAnsi="Times New Roman"/>
          <w:b/>
          <w:bCs/>
          <w:sz w:val="24"/>
          <w:szCs w:val="24"/>
        </w:rPr>
        <w:t xml:space="preserve">Table </w:t>
      </w:r>
      <w:r w:rsidR="00F7393E">
        <w:rPr>
          <w:rFonts w:ascii="Times New Roman" w:hAnsi="Times New Roman"/>
          <w:b/>
          <w:bCs/>
          <w:noProof/>
          <w:sz w:val="24"/>
          <w:szCs w:val="24"/>
        </w:rPr>
        <w:t>1</w:t>
      </w:r>
      <w:r w:rsidR="00F7393E">
        <w:rPr>
          <w:rFonts w:ascii="Times New Roman" w:hAnsi="Times New Roman"/>
          <w:sz w:val="24"/>
          <w:szCs w:val="24"/>
        </w:rPr>
        <w:fldChar w:fldCharType="end"/>
      </w:r>
      <w:r w:rsidR="009B3A8E">
        <w:rPr>
          <w:rFonts w:ascii="Times New Roman" w:hAnsi="Times New Roman"/>
          <w:sz w:val="24"/>
          <w:szCs w:val="24"/>
        </w:rPr>
        <w:t xml:space="preserve">, </w:t>
      </w:r>
      <w:r w:rsidR="009B3A8E" w:rsidRPr="009B3A8E">
        <w:rPr>
          <w:rFonts w:ascii="Times New Roman" w:hAnsi="Times New Roman"/>
          <w:sz w:val="24"/>
          <w:szCs w:val="24"/>
        </w:rPr>
        <w:t xml:space="preserve">offering a structured representation of the relevant experimental </w:t>
      </w:r>
      <w:r w:rsidR="007257EC">
        <w:rPr>
          <w:rFonts w:ascii="Times New Roman" w:hAnsi="Times New Roman"/>
          <w:sz w:val="24"/>
          <w:szCs w:val="24"/>
        </w:rPr>
        <w:t xml:space="preserve">variables </w:t>
      </w:r>
      <w:r w:rsidR="009B3A8E" w:rsidRPr="009B3A8E">
        <w:rPr>
          <w:rFonts w:ascii="Times New Roman" w:hAnsi="Times New Roman"/>
          <w:sz w:val="24"/>
          <w:szCs w:val="24"/>
        </w:rPr>
        <w:t xml:space="preserve">and their corresponding </w:t>
      </w:r>
      <w:r w:rsidR="00A07FFC">
        <w:rPr>
          <w:rFonts w:ascii="Times New Roman" w:hAnsi="Times New Roman"/>
          <w:sz w:val="24"/>
          <w:szCs w:val="24"/>
        </w:rPr>
        <w:t>labeling</w:t>
      </w:r>
      <w:r w:rsidR="009B3A8E" w:rsidRPr="009B3A8E">
        <w:rPr>
          <w:rFonts w:ascii="Times New Roman" w:hAnsi="Times New Roman"/>
          <w:sz w:val="24"/>
          <w:szCs w:val="24"/>
        </w:rPr>
        <w:t>.</w:t>
      </w:r>
    </w:p>
    <w:p w14:paraId="70D0839F" w14:textId="660BC184" w:rsidR="00A56612" w:rsidRDefault="00A56612" w:rsidP="00A56612">
      <w:pPr>
        <w:pStyle w:val="MDPI31text"/>
        <w:rPr>
          <w:rFonts w:ascii="Times New Roman" w:hAnsi="Times New Roman"/>
          <w:sz w:val="24"/>
          <w:szCs w:val="24"/>
        </w:rPr>
      </w:pPr>
    </w:p>
    <w:p w14:paraId="35C0579F" w14:textId="5BF9CD8C" w:rsidR="00E14FDF" w:rsidRPr="0003702A" w:rsidRDefault="006E17A3" w:rsidP="00A56612">
      <w:pPr>
        <w:pStyle w:val="MDPI31text"/>
        <w:rPr>
          <w:rFonts w:ascii="Times New Roman" w:hAnsi="Times New Roman"/>
          <w:sz w:val="24"/>
          <w:szCs w:val="24"/>
        </w:rPr>
      </w:pPr>
      <w:bookmarkStart w:id="0" w:name="_Ref121429668"/>
      <w:r w:rsidRPr="009D6F3C">
        <w:rPr>
          <w:rFonts w:ascii="Times New Roman" w:hAnsi="Times New Roman"/>
          <w:b/>
          <w:bCs/>
          <w:sz w:val="24"/>
          <w:szCs w:val="24"/>
        </w:rPr>
        <w:t xml:space="preserve">Table </w:t>
      </w:r>
      <w:r w:rsidRPr="009D6F3C">
        <w:rPr>
          <w:rFonts w:ascii="Times New Roman" w:hAnsi="Times New Roman"/>
          <w:b/>
          <w:bCs/>
          <w:sz w:val="24"/>
          <w:szCs w:val="24"/>
        </w:rPr>
        <w:fldChar w:fldCharType="begin"/>
      </w:r>
      <w:r w:rsidRPr="009D6F3C">
        <w:rPr>
          <w:rFonts w:ascii="Times New Roman" w:hAnsi="Times New Roman"/>
          <w:b/>
          <w:bCs/>
          <w:sz w:val="24"/>
          <w:szCs w:val="24"/>
        </w:rPr>
        <w:instrText xml:space="preserve"> SEQ Table \* ARABIC </w:instrText>
      </w:r>
      <w:r w:rsidRPr="009D6F3C">
        <w:rPr>
          <w:rFonts w:ascii="Times New Roman" w:hAnsi="Times New Roman"/>
          <w:b/>
          <w:bCs/>
          <w:sz w:val="24"/>
          <w:szCs w:val="24"/>
        </w:rPr>
        <w:fldChar w:fldCharType="separate"/>
      </w:r>
      <w:r>
        <w:rPr>
          <w:rFonts w:ascii="Times New Roman" w:hAnsi="Times New Roman"/>
          <w:b/>
          <w:bCs/>
          <w:noProof/>
          <w:sz w:val="24"/>
          <w:szCs w:val="24"/>
        </w:rPr>
        <w:t>1</w:t>
      </w:r>
      <w:r w:rsidRPr="009D6F3C">
        <w:rPr>
          <w:rFonts w:ascii="Times New Roman" w:hAnsi="Times New Roman"/>
          <w:b/>
          <w:bCs/>
          <w:sz w:val="24"/>
          <w:szCs w:val="24"/>
        </w:rPr>
        <w:fldChar w:fldCharType="end"/>
      </w:r>
      <w:bookmarkEnd w:id="0"/>
      <w:r w:rsidRPr="009D6F3C">
        <w:rPr>
          <w:rFonts w:ascii="Times New Roman" w:hAnsi="Times New Roman"/>
          <w:b/>
          <w:bCs/>
          <w:sz w:val="24"/>
          <w:szCs w:val="24"/>
        </w:rPr>
        <w:t>.</w:t>
      </w:r>
      <w:r w:rsidRPr="009D6F3C">
        <w:rPr>
          <w:b/>
          <w:bCs/>
          <w:sz w:val="24"/>
          <w:szCs w:val="24"/>
        </w:rPr>
        <w:t xml:space="preserve"> </w:t>
      </w:r>
      <w:r w:rsidR="00D324D2">
        <w:rPr>
          <w:rFonts w:ascii="Times New Roman" w:hAnsi="Times New Roman"/>
          <w:b/>
          <w:bCs/>
          <w:sz w:val="24"/>
          <w:szCs w:val="24"/>
        </w:rPr>
        <w:t xml:space="preserve">The formulations </w:t>
      </w:r>
      <w:r w:rsidR="00F7393E">
        <w:rPr>
          <w:rFonts w:ascii="Times New Roman" w:hAnsi="Times New Roman"/>
          <w:b/>
          <w:bCs/>
          <w:sz w:val="24"/>
          <w:szCs w:val="24"/>
        </w:rPr>
        <w:t>collected in the database</w:t>
      </w:r>
    </w:p>
    <w:tbl>
      <w:tblPr>
        <w:tblStyle w:val="MDPI41threelinetable"/>
        <w:tblW w:w="7894" w:type="dxa"/>
        <w:jc w:val="right"/>
        <w:tblLook w:val="04A0" w:firstRow="1" w:lastRow="0" w:firstColumn="1" w:lastColumn="0" w:noHBand="0" w:noVBand="1"/>
      </w:tblPr>
      <w:tblGrid>
        <w:gridCol w:w="1560"/>
        <w:gridCol w:w="960"/>
        <w:gridCol w:w="1229"/>
        <w:gridCol w:w="1224"/>
        <w:gridCol w:w="1291"/>
        <w:gridCol w:w="1630"/>
      </w:tblGrid>
      <w:tr w:rsidR="00A56612" w:rsidRPr="00A86865" w14:paraId="380B3D97" w14:textId="77777777" w:rsidTr="007257EC">
        <w:trPr>
          <w:cnfStyle w:val="100000000000" w:firstRow="1" w:lastRow="0" w:firstColumn="0" w:lastColumn="0" w:oddVBand="0" w:evenVBand="0" w:oddHBand="0" w:evenHBand="0" w:firstRowFirstColumn="0" w:firstRowLastColumn="0" w:lastRowFirstColumn="0" w:lastRowLastColumn="0"/>
          <w:trHeight w:val="1058"/>
          <w:jc w:val="right"/>
        </w:trPr>
        <w:tc>
          <w:tcPr>
            <w:tcW w:w="1560" w:type="dxa"/>
          </w:tcPr>
          <w:p w14:paraId="0A56619A" w14:textId="77777777" w:rsidR="00A56612" w:rsidRPr="0003702A" w:rsidRDefault="00A56612" w:rsidP="00D51C04">
            <w:pPr>
              <w:pStyle w:val="MDPI31text"/>
              <w:ind w:left="411" w:firstLine="0"/>
              <w:jc w:val="center"/>
              <w:rPr>
                <w:rFonts w:ascii="Times New Roman" w:hAnsi="Times New Roman"/>
                <w:sz w:val="24"/>
                <w:szCs w:val="24"/>
              </w:rPr>
            </w:pPr>
            <w:r w:rsidRPr="0003702A">
              <w:rPr>
                <w:rFonts w:ascii="Times New Roman" w:hAnsi="Times New Roman"/>
                <w:sz w:val="24"/>
                <w:szCs w:val="24"/>
              </w:rPr>
              <w:t>Label</w:t>
            </w:r>
          </w:p>
        </w:tc>
        <w:tc>
          <w:tcPr>
            <w:tcW w:w="960" w:type="dxa"/>
          </w:tcPr>
          <w:p w14:paraId="2EEB07B8"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PLA [phr]</w:t>
            </w:r>
          </w:p>
        </w:tc>
        <w:tc>
          <w:tcPr>
            <w:tcW w:w="1229" w:type="dxa"/>
          </w:tcPr>
          <w:p w14:paraId="0993EF38"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MLO [phr]</w:t>
            </w:r>
          </w:p>
        </w:tc>
        <w:tc>
          <w:tcPr>
            <w:tcW w:w="1224" w:type="dxa"/>
          </w:tcPr>
          <w:p w14:paraId="0B4CF4DD"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Wool [phr]</w:t>
            </w:r>
          </w:p>
        </w:tc>
        <w:tc>
          <w:tcPr>
            <w:tcW w:w="1291" w:type="dxa"/>
          </w:tcPr>
          <w:p w14:paraId="225A7AA2"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Coupling agent type</w:t>
            </w:r>
          </w:p>
        </w:tc>
        <w:tc>
          <w:tcPr>
            <w:tcW w:w="1630" w:type="dxa"/>
          </w:tcPr>
          <w:p w14:paraId="041F631C" w14:textId="77777777" w:rsidR="00A56612" w:rsidRPr="0003702A" w:rsidRDefault="00A56612" w:rsidP="00D51C04">
            <w:pPr>
              <w:pStyle w:val="MDPI31text"/>
              <w:ind w:firstLine="0"/>
              <w:jc w:val="center"/>
              <w:rPr>
                <w:rFonts w:ascii="Times New Roman" w:hAnsi="Times New Roman"/>
                <w:b w:val="0"/>
                <w:sz w:val="24"/>
                <w:szCs w:val="24"/>
              </w:rPr>
            </w:pPr>
          </w:p>
          <w:p w14:paraId="4329DCDF"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Coupling agent concentration [phr]</w:t>
            </w:r>
          </w:p>
        </w:tc>
      </w:tr>
      <w:tr w:rsidR="00A56612" w:rsidRPr="00A86865" w14:paraId="16574A38" w14:textId="77777777" w:rsidTr="007257EC">
        <w:trPr>
          <w:trHeight w:val="261"/>
          <w:jc w:val="right"/>
        </w:trPr>
        <w:tc>
          <w:tcPr>
            <w:tcW w:w="1560" w:type="dxa"/>
          </w:tcPr>
          <w:p w14:paraId="224696E2"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PLA-MLO-1W</w:t>
            </w:r>
          </w:p>
        </w:tc>
        <w:tc>
          <w:tcPr>
            <w:tcW w:w="960" w:type="dxa"/>
          </w:tcPr>
          <w:p w14:paraId="09172B74"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100</w:t>
            </w:r>
          </w:p>
        </w:tc>
        <w:tc>
          <w:tcPr>
            <w:tcW w:w="1229" w:type="dxa"/>
          </w:tcPr>
          <w:p w14:paraId="58EAC254"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10</w:t>
            </w:r>
          </w:p>
        </w:tc>
        <w:tc>
          <w:tcPr>
            <w:tcW w:w="1224" w:type="dxa"/>
          </w:tcPr>
          <w:p w14:paraId="412DEB67"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1</w:t>
            </w:r>
          </w:p>
        </w:tc>
        <w:tc>
          <w:tcPr>
            <w:tcW w:w="1291" w:type="dxa"/>
          </w:tcPr>
          <w:p w14:paraId="19ACB4EC"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n.a.*</w:t>
            </w:r>
          </w:p>
        </w:tc>
        <w:tc>
          <w:tcPr>
            <w:tcW w:w="1630" w:type="dxa"/>
          </w:tcPr>
          <w:p w14:paraId="11A587CC"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0</w:t>
            </w:r>
          </w:p>
        </w:tc>
      </w:tr>
      <w:tr w:rsidR="00A56612" w:rsidRPr="00A86865" w14:paraId="05C3A940" w14:textId="77777777" w:rsidTr="007257EC">
        <w:trPr>
          <w:trHeight w:val="261"/>
          <w:jc w:val="right"/>
        </w:trPr>
        <w:tc>
          <w:tcPr>
            <w:tcW w:w="1560" w:type="dxa"/>
          </w:tcPr>
          <w:p w14:paraId="2DC70728" w14:textId="77777777" w:rsidR="00A56612" w:rsidRPr="0003702A" w:rsidRDefault="00A56612" w:rsidP="00D51C04">
            <w:pPr>
              <w:pStyle w:val="MDPI31text"/>
              <w:ind w:right="-1623" w:firstLine="0"/>
              <w:jc w:val="left"/>
              <w:rPr>
                <w:rFonts w:ascii="Times New Roman" w:hAnsi="Times New Roman"/>
                <w:sz w:val="24"/>
                <w:szCs w:val="24"/>
              </w:rPr>
            </w:pPr>
            <w:r w:rsidRPr="0003702A">
              <w:rPr>
                <w:rFonts w:ascii="Times New Roman" w:hAnsi="Times New Roman"/>
                <w:sz w:val="24"/>
                <w:szCs w:val="24"/>
              </w:rPr>
              <w:t>PLA-MLO-5W</w:t>
            </w:r>
          </w:p>
        </w:tc>
        <w:tc>
          <w:tcPr>
            <w:tcW w:w="960" w:type="dxa"/>
          </w:tcPr>
          <w:p w14:paraId="476A67F1"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100</w:t>
            </w:r>
          </w:p>
        </w:tc>
        <w:tc>
          <w:tcPr>
            <w:tcW w:w="1229" w:type="dxa"/>
          </w:tcPr>
          <w:p w14:paraId="58225D4B"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10</w:t>
            </w:r>
          </w:p>
        </w:tc>
        <w:tc>
          <w:tcPr>
            <w:tcW w:w="1224" w:type="dxa"/>
          </w:tcPr>
          <w:p w14:paraId="3961F0CB"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5</w:t>
            </w:r>
          </w:p>
        </w:tc>
        <w:tc>
          <w:tcPr>
            <w:tcW w:w="1291" w:type="dxa"/>
          </w:tcPr>
          <w:p w14:paraId="7D5F80D2"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n.a.*</w:t>
            </w:r>
          </w:p>
        </w:tc>
        <w:tc>
          <w:tcPr>
            <w:tcW w:w="1630" w:type="dxa"/>
          </w:tcPr>
          <w:p w14:paraId="53DDF9C4"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0</w:t>
            </w:r>
          </w:p>
        </w:tc>
      </w:tr>
      <w:tr w:rsidR="00A56612" w:rsidRPr="00A86865" w14:paraId="288E081F" w14:textId="77777777" w:rsidTr="007257EC">
        <w:trPr>
          <w:trHeight w:val="272"/>
          <w:jc w:val="right"/>
        </w:trPr>
        <w:tc>
          <w:tcPr>
            <w:tcW w:w="1560" w:type="dxa"/>
          </w:tcPr>
          <w:p w14:paraId="3E40B5F2"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PLA-MLO-10W</w:t>
            </w:r>
          </w:p>
        </w:tc>
        <w:tc>
          <w:tcPr>
            <w:tcW w:w="960" w:type="dxa"/>
          </w:tcPr>
          <w:p w14:paraId="5390D982"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100</w:t>
            </w:r>
          </w:p>
        </w:tc>
        <w:tc>
          <w:tcPr>
            <w:tcW w:w="1229" w:type="dxa"/>
          </w:tcPr>
          <w:p w14:paraId="76F52CD6"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10</w:t>
            </w:r>
          </w:p>
        </w:tc>
        <w:tc>
          <w:tcPr>
            <w:tcW w:w="1224" w:type="dxa"/>
          </w:tcPr>
          <w:p w14:paraId="36C5FB10"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10</w:t>
            </w:r>
          </w:p>
        </w:tc>
        <w:tc>
          <w:tcPr>
            <w:tcW w:w="1291" w:type="dxa"/>
          </w:tcPr>
          <w:p w14:paraId="643D6F40"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n.a.*</w:t>
            </w:r>
          </w:p>
        </w:tc>
        <w:tc>
          <w:tcPr>
            <w:tcW w:w="1630" w:type="dxa"/>
          </w:tcPr>
          <w:p w14:paraId="23E1CD4F"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0</w:t>
            </w:r>
          </w:p>
        </w:tc>
      </w:tr>
      <w:tr w:rsidR="00A56612" w:rsidRPr="00A86865" w14:paraId="2CBCBF64" w14:textId="77777777" w:rsidTr="007257EC">
        <w:trPr>
          <w:trHeight w:val="261"/>
          <w:jc w:val="right"/>
        </w:trPr>
        <w:tc>
          <w:tcPr>
            <w:tcW w:w="1560" w:type="dxa"/>
          </w:tcPr>
          <w:p w14:paraId="6BDA5E7B"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PLA-MLO-1W-1C</w:t>
            </w:r>
          </w:p>
        </w:tc>
        <w:tc>
          <w:tcPr>
            <w:tcW w:w="960" w:type="dxa"/>
          </w:tcPr>
          <w:p w14:paraId="336790FE"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100</w:t>
            </w:r>
          </w:p>
        </w:tc>
        <w:tc>
          <w:tcPr>
            <w:tcW w:w="1229" w:type="dxa"/>
          </w:tcPr>
          <w:p w14:paraId="273220F0"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10</w:t>
            </w:r>
          </w:p>
        </w:tc>
        <w:tc>
          <w:tcPr>
            <w:tcW w:w="1224" w:type="dxa"/>
          </w:tcPr>
          <w:p w14:paraId="492667A9"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1</w:t>
            </w:r>
          </w:p>
        </w:tc>
        <w:tc>
          <w:tcPr>
            <w:tcW w:w="1291" w:type="dxa"/>
          </w:tcPr>
          <w:p w14:paraId="61639B61"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C</w:t>
            </w:r>
          </w:p>
        </w:tc>
        <w:tc>
          <w:tcPr>
            <w:tcW w:w="1630" w:type="dxa"/>
          </w:tcPr>
          <w:p w14:paraId="454CC209"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1</w:t>
            </w:r>
          </w:p>
        </w:tc>
      </w:tr>
      <w:tr w:rsidR="00A56612" w:rsidRPr="00A86865" w14:paraId="53C6D5F0" w14:textId="77777777" w:rsidTr="007257EC">
        <w:trPr>
          <w:trHeight w:val="261"/>
          <w:jc w:val="right"/>
        </w:trPr>
        <w:tc>
          <w:tcPr>
            <w:tcW w:w="1560" w:type="dxa"/>
          </w:tcPr>
          <w:p w14:paraId="60073D49"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PLA-MLO-5W-1C</w:t>
            </w:r>
          </w:p>
        </w:tc>
        <w:tc>
          <w:tcPr>
            <w:tcW w:w="960" w:type="dxa"/>
          </w:tcPr>
          <w:p w14:paraId="10C7112F"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100</w:t>
            </w:r>
          </w:p>
        </w:tc>
        <w:tc>
          <w:tcPr>
            <w:tcW w:w="1229" w:type="dxa"/>
          </w:tcPr>
          <w:p w14:paraId="3FEAEE9F"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10</w:t>
            </w:r>
          </w:p>
        </w:tc>
        <w:tc>
          <w:tcPr>
            <w:tcW w:w="1224" w:type="dxa"/>
          </w:tcPr>
          <w:p w14:paraId="32D12C98"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5</w:t>
            </w:r>
          </w:p>
        </w:tc>
        <w:tc>
          <w:tcPr>
            <w:tcW w:w="1291" w:type="dxa"/>
          </w:tcPr>
          <w:p w14:paraId="1DA88D1A"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C</w:t>
            </w:r>
          </w:p>
        </w:tc>
        <w:tc>
          <w:tcPr>
            <w:tcW w:w="1630" w:type="dxa"/>
          </w:tcPr>
          <w:p w14:paraId="6639D5AA"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1</w:t>
            </w:r>
          </w:p>
        </w:tc>
      </w:tr>
      <w:tr w:rsidR="00A56612" w:rsidRPr="00A86865" w14:paraId="52B7CBBD" w14:textId="77777777" w:rsidTr="007257EC">
        <w:trPr>
          <w:trHeight w:val="272"/>
          <w:jc w:val="right"/>
        </w:trPr>
        <w:tc>
          <w:tcPr>
            <w:tcW w:w="1560" w:type="dxa"/>
          </w:tcPr>
          <w:p w14:paraId="0E0A49B5"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lastRenderedPageBreak/>
              <w:t>PLA-MLO-10W-1C</w:t>
            </w:r>
          </w:p>
        </w:tc>
        <w:tc>
          <w:tcPr>
            <w:tcW w:w="960" w:type="dxa"/>
          </w:tcPr>
          <w:p w14:paraId="3BBA5F59"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100</w:t>
            </w:r>
          </w:p>
        </w:tc>
        <w:tc>
          <w:tcPr>
            <w:tcW w:w="1229" w:type="dxa"/>
          </w:tcPr>
          <w:p w14:paraId="77E8B4D1"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10</w:t>
            </w:r>
          </w:p>
        </w:tc>
        <w:tc>
          <w:tcPr>
            <w:tcW w:w="1224" w:type="dxa"/>
          </w:tcPr>
          <w:p w14:paraId="356DADD0"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10</w:t>
            </w:r>
          </w:p>
        </w:tc>
        <w:tc>
          <w:tcPr>
            <w:tcW w:w="1291" w:type="dxa"/>
          </w:tcPr>
          <w:p w14:paraId="4BB1D004"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C</w:t>
            </w:r>
          </w:p>
        </w:tc>
        <w:tc>
          <w:tcPr>
            <w:tcW w:w="1630" w:type="dxa"/>
          </w:tcPr>
          <w:p w14:paraId="7F85FFEB"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1</w:t>
            </w:r>
          </w:p>
        </w:tc>
      </w:tr>
      <w:tr w:rsidR="00A56612" w:rsidRPr="00A86865" w14:paraId="245FF225" w14:textId="77777777" w:rsidTr="007257EC">
        <w:trPr>
          <w:trHeight w:val="261"/>
          <w:jc w:val="right"/>
        </w:trPr>
        <w:tc>
          <w:tcPr>
            <w:tcW w:w="1560" w:type="dxa"/>
          </w:tcPr>
          <w:p w14:paraId="700FE4C1"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PLA-MLO-1W-2.5C</w:t>
            </w:r>
          </w:p>
        </w:tc>
        <w:tc>
          <w:tcPr>
            <w:tcW w:w="960" w:type="dxa"/>
          </w:tcPr>
          <w:p w14:paraId="2CC7AAD0"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100</w:t>
            </w:r>
          </w:p>
        </w:tc>
        <w:tc>
          <w:tcPr>
            <w:tcW w:w="1229" w:type="dxa"/>
          </w:tcPr>
          <w:p w14:paraId="02F0BA38"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10</w:t>
            </w:r>
          </w:p>
        </w:tc>
        <w:tc>
          <w:tcPr>
            <w:tcW w:w="1224" w:type="dxa"/>
          </w:tcPr>
          <w:p w14:paraId="6824A2D9"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1</w:t>
            </w:r>
          </w:p>
        </w:tc>
        <w:tc>
          <w:tcPr>
            <w:tcW w:w="1291" w:type="dxa"/>
          </w:tcPr>
          <w:p w14:paraId="60885AFD"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C</w:t>
            </w:r>
          </w:p>
        </w:tc>
        <w:tc>
          <w:tcPr>
            <w:tcW w:w="1630" w:type="dxa"/>
          </w:tcPr>
          <w:p w14:paraId="6A178BED"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2.5</w:t>
            </w:r>
          </w:p>
        </w:tc>
      </w:tr>
      <w:tr w:rsidR="00A56612" w:rsidRPr="00A86865" w14:paraId="29DC5A1D" w14:textId="77777777" w:rsidTr="007257EC">
        <w:trPr>
          <w:trHeight w:val="261"/>
          <w:jc w:val="right"/>
        </w:trPr>
        <w:tc>
          <w:tcPr>
            <w:tcW w:w="1560" w:type="dxa"/>
          </w:tcPr>
          <w:p w14:paraId="0FD93043"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PLA-MLO-5W-2.5C</w:t>
            </w:r>
          </w:p>
        </w:tc>
        <w:tc>
          <w:tcPr>
            <w:tcW w:w="960" w:type="dxa"/>
          </w:tcPr>
          <w:p w14:paraId="1A1D445F"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100</w:t>
            </w:r>
          </w:p>
        </w:tc>
        <w:tc>
          <w:tcPr>
            <w:tcW w:w="1229" w:type="dxa"/>
          </w:tcPr>
          <w:p w14:paraId="6FD4B5AB"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10</w:t>
            </w:r>
          </w:p>
        </w:tc>
        <w:tc>
          <w:tcPr>
            <w:tcW w:w="1224" w:type="dxa"/>
          </w:tcPr>
          <w:p w14:paraId="4E4A5410"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5</w:t>
            </w:r>
          </w:p>
        </w:tc>
        <w:tc>
          <w:tcPr>
            <w:tcW w:w="1291" w:type="dxa"/>
          </w:tcPr>
          <w:p w14:paraId="1487B5DE"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C</w:t>
            </w:r>
          </w:p>
        </w:tc>
        <w:tc>
          <w:tcPr>
            <w:tcW w:w="1630" w:type="dxa"/>
          </w:tcPr>
          <w:p w14:paraId="3558C723"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2.5</w:t>
            </w:r>
          </w:p>
        </w:tc>
      </w:tr>
      <w:tr w:rsidR="00A56612" w:rsidRPr="00A86865" w14:paraId="4D4C77A2" w14:textId="77777777" w:rsidTr="007257EC">
        <w:trPr>
          <w:trHeight w:val="272"/>
          <w:jc w:val="right"/>
        </w:trPr>
        <w:tc>
          <w:tcPr>
            <w:tcW w:w="1560" w:type="dxa"/>
          </w:tcPr>
          <w:p w14:paraId="0579E08F"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PLA-MLO-10W-2.5C</w:t>
            </w:r>
          </w:p>
        </w:tc>
        <w:tc>
          <w:tcPr>
            <w:tcW w:w="960" w:type="dxa"/>
          </w:tcPr>
          <w:p w14:paraId="2FA86F25"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100</w:t>
            </w:r>
          </w:p>
        </w:tc>
        <w:tc>
          <w:tcPr>
            <w:tcW w:w="1229" w:type="dxa"/>
          </w:tcPr>
          <w:p w14:paraId="6BBCA3D3"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10</w:t>
            </w:r>
          </w:p>
        </w:tc>
        <w:tc>
          <w:tcPr>
            <w:tcW w:w="1224" w:type="dxa"/>
          </w:tcPr>
          <w:p w14:paraId="3EE5B722"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10</w:t>
            </w:r>
          </w:p>
        </w:tc>
        <w:tc>
          <w:tcPr>
            <w:tcW w:w="1291" w:type="dxa"/>
          </w:tcPr>
          <w:p w14:paraId="0DAF7955"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C</w:t>
            </w:r>
          </w:p>
        </w:tc>
        <w:tc>
          <w:tcPr>
            <w:tcW w:w="1630" w:type="dxa"/>
          </w:tcPr>
          <w:p w14:paraId="1FCE6D86"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2.5</w:t>
            </w:r>
          </w:p>
        </w:tc>
      </w:tr>
      <w:tr w:rsidR="00A56612" w:rsidRPr="00A86865" w14:paraId="358E229E" w14:textId="77777777" w:rsidTr="007257EC">
        <w:trPr>
          <w:trHeight w:val="261"/>
          <w:jc w:val="right"/>
        </w:trPr>
        <w:tc>
          <w:tcPr>
            <w:tcW w:w="1560" w:type="dxa"/>
          </w:tcPr>
          <w:p w14:paraId="09966669"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PLA-MLO-1W-1A</w:t>
            </w:r>
          </w:p>
        </w:tc>
        <w:tc>
          <w:tcPr>
            <w:tcW w:w="960" w:type="dxa"/>
          </w:tcPr>
          <w:p w14:paraId="69E3747A"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100</w:t>
            </w:r>
          </w:p>
        </w:tc>
        <w:tc>
          <w:tcPr>
            <w:tcW w:w="1229" w:type="dxa"/>
          </w:tcPr>
          <w:p w14:paraId="55F85E36"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10</w:t>
            </w:r>
          </w:p>
        </w:tc>
        <w:tc>
          <w:tcPr>
            <w:tcW w:w="1224" w:type="dxa"/>
          </w:tcPr>
          <w:p w14:paraId="34431B0E"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1</w:t>
            </w:r>
          </w:p>
        </w:tc>
        <w:tc>
          <w:tcPr>
            <w:tcW w:w="1291" w:type="dxa"/>
          </w:tcPr>
          <w:p w14:paraId="0D71AEF9"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A</w:t>
            </w:r>
          </w:p>
        </w:tc>
        <w:tc>
          <w:tcPr>
            <w:tcW w:w="1630" w:type="dxa"/>
          </w:tcPr>
          <w:p w14:paraId="5D52337D"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1</w:t>
            </w:r>
          </w:p>
        </w:tc>
      </w:tr>
      <w:tr w:rsidR="00A56612" w:rsidRPr="00A86865" w14:paraId="6584A91E" w14:textId="77777777" w:rsidTr="007257EC">
        <w:trPr>
          <w:trHeight w:val="261"/>
          <w:jc w:val="right"/>
        </w:trPr>
        <w:tc>
          <w:tcPr>
            <w:tcW w:w="1560" w:type="dxa"/>
          </w:tcPr>
          <w:p w14:paraId="28D2E9EE"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PLA-MLO-1W-1B</w:t>
            </w:r>
          </w:p>
        </w:tc>
        <w:tc>
          <w:tcPr>
            <w:tcW w:w="960" w:type="dxa"/>
          </w:tcPr>
          <w:p w14:paraId="3E6523D5"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100</w:t>
            </w:r>
          </w:p>
        </w:tc>
        <w:tc>
          <w:tcPr>
            <w:tcW w:w="1229" w:type="dxa"/>
          </w:tcPr>
          <w:p w14:paraId="491C6A16"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10</w:t>
            </w:r>
          </w:p>
        </w:tc>
        <w:tc>
          <w:tcPr>
            <w:tcW w:w="1224" w:type="dxa"/>
          </w:tcPr>
          <w:p w14:paraId="621EA150"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1</w:t>
            </w:r>
          </w:p>
        </w:tc>
        <w:tc>
          <w:tcPr>
            <w:tcW w:w="1291" w:type="dxa"/>
          </w:tcPr>
          <w:p w14:paraId="4C1F534D"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B</w:t>
            </w:r>
          </w:p>
        </w:tc>
        <w:tc>
          <w:tcPr>
            <w:tcW w:w="1630" w:type="dxa"/>
          </w:tcPr>
          <w:p w14:paraId="68CB979F"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1</w:t>
            </w:r>
          </w:p>
        </w:tc>
      </w:tr>
      <w:tr w:rsidR="00A56612" w:rsidRPr="00A86865" w14:paraId="4B8A10AA" w14:textId="77777777" w:rsidTr="007257EC">
        <w:trPr>
          <w:trHeight w:val="261"/>
          <w:jc w:val="right"/>
        </w:trPr>
        <w:tc>
          <w:tcPr>
            <w:tcW w:w="1560" w:type="dxa"/>
          </w:tcPr>
          <w:p w14:paraId="2D58D57E"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PLA-MLO-1W-1D</w:t>
            </w:r>
          </w:p>
        </w:tc>
        <w:tc>
          <w:tcPr>
            <w:tcW w:w="960" w:type="dxa"/>
          </w:tcPr>
          <w:p w14:paraId="44030456"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100</w:t>
            </w:r>
          </w:p>
        </w:tc>
        <w:tc>
          <w:tcPr>
            <w:tcW w:w="1229" w:type="dxa"/>
          </w:tcPr>
          <w:p w14:paraId="42CA2E9C"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10</w:t>
            </w:r>
          </w:p>
        </w:tc>
        <w:tc>
          <w:tcPr>
            <w:tcW w:w="1224" w:type="dxa"/>
          </w:tcPr>
          <w:p w14:paraId="616AE891"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1</w:t>
            </w:r>
          </w:p>
        </w:tc>
        <w:tc>
          <w:tcPr>
            <w:tcW w:w="1291" w:type="dxa"/>
          </w:tcPr>
          <w:p w14:paraId="5D68F0F8"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D</w:t>
            </w:r>
          </w:p>
        </w:tc>
        <w:tc>
          <w:tcPr>
            <w:tcW w:w="1630" w:type="dxa"/>
          </w:tcPr>
          <w:p w14:paraId="1DF14252" w14:textId="77777777" w:rsidR="00A56612" w:rsidRPr="0003702A" w:rsidRDefault="00A56612" w:rsidP="00D51C04">
            <w:pPr>
              <w:pStyle w:val="MDPI31text"/>
              <w:ind w:firstLine="0"/>
              <w:jc w:val="center"/>
              <w:rPr>
                <w:rFonts w:ascii="Times New Roman" w:hAnsi="Times New Roman"/>
                <w:sz w:val="24"/>
                <w:szCs w:val="24"/>
              </w:rPr>
            </w:pPr>
            <w:r w:rsidRPr="0003702A">
              <w:rPr>
                <w:rFonts w:ascii="Times New Roman" w:hAnsi="Times New Roman"/>
                <w:sz w:val="24"/>
                <w:szCs w:val="24"/>
              </w:rPr>
              <w:t>1</w:t>
            </w:r>
          </w:p>
        </w:tc>
      </w:tr>
    </w:tbl>
    <w:p w14:paraId="0AAE3189" w14:textId="77777777" w:rsidR="00A56612" w:rsidRPr="0003702A" w:rsidRDefault="00A56612" w:rsidP="00A56612">
      <w:pPr>
        <w:pStyle w:val="MDPI31text"/>
        <w:rPr>
          <w:rFonts w:ascii="Times New Roman" w:hAnsi="Times New Roman"/>
          <w:sz w:val="24"/>
          <w:szCs w:val="24"/>
        </w:rPr>
      </w:pPr>
      <w:r w:rsidRPr="0003702A">
        <w:rPr>
          <w:rFonts w:ascii="Times New Roman" w:hAnsi="Times New Roman"/>
          <w:sz w:val="24"/>
          <w:szCs w:val="24"/>
        </w:rPr>
        <w:t>n.a.* - not applicable</w:t>
      </w:r>
    </w:p>
    <w:p w14:paraId="57AF1E33" w14:textId="77777777" w:rsidR="00A56612" w:rsidRPr="0003702A" w:rsidRDefault="00A56612" w:rsidP="00A56612">
      <w:pPr>
        <w:pStyle w:val="MDPI31text"/>
        <w:rPr>
          <w:rFonts w:ascii="Times New Roman" w:hAnsi="Times New Roman"/>
          <w:sz w:val="24"/>
          <w:szCs w:val="24"/>
        </w:rPr>
      </w:pPr>
    </w:p>
    <w:p w14:paraId="4E112920" w14:textId="632C88C3" w:rsidR="00DB18B3" w:rsidRPr="00DB18B3" w:rsidRDefault="00DB18B3" w:rsidP="00DB18B3">
      <w:pPr>
        <w:pStyle w:val="MDPI31text"/>
        <w:rPr>
          <w:rFonts w:ascii="Times New Roman" w:hAnsi="Times New Roman"/>
          <w:sz w:val="24"/>
          <w:szCs w:val="24"/>
        </w:rPr>
      </w:pPr>
      <w:r w:rsidRPr="00DB18B3">
        <w:rPr>
          <w:rFonts w:ascii="Times New Roman" w:hAnsi="Times New Roman"/>
          <w:sz w:val="24"/>
          <w:szCs w:val="24"/>
        </w:rPr>
        <w:t xml:space="preserve">In the subsequent phase of the study, preprocessing of the prepared data was conducted to </w:t>
      </w:r>
      <w:r w:rsidR="000F4EC8" w:rsidRPr="00DB18B3">
        <w:rPr>
          <w:rFonts w:ascii="Times New Roman" w:hAnsi="Times New Roman"/>
          <w:sz w:val="24"/>
          <w:szCs w:val="24"/>
        </w:rPr>
        <w:t>adjust</w:t>
      </w:r>
      <w:r w:rsidRPr="00DB18B3">
        <w:rPr>
          <w:rFonts w:ascii="Times New Roman" w:hAnsi="Times New Roman"/>
          <w:sz w:val="24"/>
          <w:szCs w:val="24"/>
        </w:rPr>
        <w:t xml:space="preserve"> its suitability for </w:t>
      </w:r>
      <w:r w:rsidR="00524646">
        <w:rPr>
          <w:rFonts w:ascii="Times New Roman" w:hAnsi="Times New Roman"/>
          <w:sz w:val="24"/>
          <w:szCs w:val="24"/>
        </w:rPr>
        <w:t xml:space="preserve">regression </w:t>
      </w:r>
      <w:r w:rsidRPr="00DB18B3">
        <w:rPr>
          <w:rFonts w:ascii="Times New Roman" w:hAnsi="Times New Roman"/>
          <w:sz w:val="24"/>
          <w:szCs w:val="24"/>
        </w:rPr>
        <w:t>Machine Learning (ML) algorithms. Initially, a targeted selection of columns</w:t>
      </w:r>
      <w:r w:rsidR="00734FBE">
        <w:rPr>
          <w:rFonts w:ascii="Times New Roman" w:hAnsi="Times New Roman"/>
          <w:sz w:val="24"/>
          <w:szCs w:val="24"/>
        </w:rPr>
        <w:t xml:space="preserve"> </w:t>
      </w:r>
      <w:r w:rsidRPr="00DB18B3">
        <w:rPr>
          <w:rFonts w:ascii="Times New Roman" w:hAnsi="Times New Roman"/>
          <w:sz w:val="24"/>
          <w:szCs w:val="24"/>
        </w:rPr>
        <w:t xml:space="preserve">was performed, focusing on material composition and the experimentally obtained characterization values. </w:t>
      </w:r>
      <w:r w:rsidR="00734FBE">
        <w:rPr>
          <w:rFonts w:ascii="Times New Roman" w:hAnsi="Times New Roman"/>
          <w:sz w:val="24"/>
          <w:szCs w:val="24"/>
        </w:rPr>
        <w:t>A</w:t>
      </w:r>
      <w:r w:rsidR="00734FBE" w:rsidRPr="00DB18B3">
        <w:rPr>
          <w:rFonts w:ascii="Times New Roman" w:hAnsi="Times New Roman"/>
          <w:sz w:val="24"/>
          <w:szCs w:val="24"/>
        </w:rPr>
        <w:t xml:space="preserve">ll data </w:t>
      </w:r>
      <w:r w:rsidR="00734FBE">
        <w:rPr>
          <w:rFonts w:ascii="Times New Roman" w:hAnsi="Times New Roman"/>
          <w:sz w:val="24"/>
          <w:szCs w:val="24"/>
        </w:rPr>
        <w:t>were</w:t>
      </w:r>
      <w:r w:rsidR="00734FBE" w:rsidRPr="00DB18B3">
        <w:rPr>
          <w:rFonts w:ascii="Times New Roman" w:hAnsi="Times New Roman"/>
          <w:sz w:val="24"/>
          <w:szCs w:val="24"/>
        </w:rPr>
        <w:t xml:space="preserve"> converted into numerical form </w:t>
      </w:r>
      <w:r w:rsidR="00300968">
        <w:rPr>
          <w:rFonts w:ascii="Times New Roman" w:hAnsi="Times New Roman"/>
          <w:sz w:val="24"/>
          <w:szCs w:val="24"/>
        </w:rPr>
        <w:t xml:space="preserve">to comply with </w:t>
      </w:r>
      <w:r w:rsidRPr="00DB18B3">
        <w:rPr>
          <w:rFonts w:ascii="Times New Roman" w:hAnsi="Times New Roman"/>
          <w:sz w:val="24"/>
          <w:szCs w:val="24"/>
        </w:rPr>
        <w:t>a supervised regression model</w:t>
      </w:r>
      <w:r w:rsidR="00300968">
        <w:rPr>
          <w:rFonts w:ascii="Times New Roman" w:hAnsi="Times New Roman"/>
          <w:sz w:val="24"/>
          <w:szCs w:val="24"/>
        </w:rPr>
        <w:t xml:space="preserve"> type</w:t>
      </w:r>
      <w:r w:rsidRPr="00DB18B3">
        <w:rPr>
          <w:rFonts w:ascii="Times New Roman" w:hAnsi="Times New Roman"/>
          <w:sz w:val="24"/>
          <w:szCs w:val="24"/>
        </w:rPr>
        <w:t xml:space="preserve">. To achieve this, the selected columns underwent </w:t>
      </w:r>
      <w:r w:rsidR="00300968" w:rsidRPr="00DB18B3">
        <w:rPr>
          <w:rFonts w:ascii="Times New Roman" w:hAnsi="Times New Roman"/>
          <w:sz w:val="24"/>
          <w:szCs w:val="24"/>
        </w:rPr>
        <w:t>analysis</w:t>
      </w:r>
      <w:r w:rsidRPr="00DB18B3">
        <w:rPr>
          <w:rFonts w:ascii="Times New Roman" w:hAnsi="Times New Roman"/>
          <w:sz w:val="24"/>
          <w:szCs w:val="24"/>
        </w:rPr>
        <w:t xml:space="preserve"> to identify and subsequently eliminate entries that were either empty or non-numerical</w:t>
      </w:r>
      <w:r w:rsidR="00300968">
        <w:rPr>
          <w:rFonts w:ascii="Times New Roman" w:hAnsi="Times New Roman"/>
          <w:sz w:val="24"/>
          <w:szCs w:val="24"/>
        </w:rPr>
        <w:t>.</w:t>
      </w:r>
      <w:r w:rsidR="008136AE">
        <w:rPr>
          <w:rFonts w:ascii="Times New Roman" w:hAnsi="Times New Roman"/>
          <w:sz w:val="24"/>
          <w:szCs w:val="24"/>
        </w:rPr>
        <w:t xml:space="preserve"> </w:t>
      </w:r>
      <w:r w:rsidRPr="00DB18B3">
        <w:rPr>
          <w:rFonts w:ascii="Times New Roman" w:hAnsi="Times New Roman"/>
          <w:sz w:val="24"/>
          <w:szCs w:val="24"/>
        </w:rPr>
        <w:t>Following the process, the normalization of experimental results</w:t>
      </w:r>
      <w:r w:rsidR="00524646">
        <w:rPr>
          <w:rFonts w:ascii="Times New Roman" w:hAnsi="Times New Roman"/>
          <w:sz w:val="24"/>
          <w:szCs w:val="24"/>
        </w:rPr>
        <w:t xml:space="preserve"> was applied in order to</w:t>
      </w:r>
      <w:r w:rsidRPr="00DB18B3">
        <w:rPr>
          <w:rFonts w:ascii="Times New Roman" w:hAnsi="Times New Roman"/>
          <w:sz w:val="24"/>
          <w:szCs w:val="24"/>
        </w:rPr>
        <w:t xml:space="preserve"> standardize the data within a range of 0 to 1, </w:t>
      </w:r>
      <w:r w:rsidR="00524646" w:rsidRPr="00DB18B3">
        <w:rPr>
          <w:rFonts w:ascii="Times New Roman" w:hAnsi="Times New Roman"/>
          <w:sz w:val="24"/>
          <w:szCs w:val="24"/>
        </w:rPr>
        <w:t>regardless</w:t>
      </w:r>
      <w:r w:rsidRPr="00DB18B3">
        <w:rPr>
          <w:rFonts w:ascii="Times New Roman" w:hAnsi="Times New Roman"/>
          <w:sz w:val="24"/>
          <w:szCs w:val="24"/>
        </w:rPr>
        <w:t xml:space="preserve"> of the actual numerical values derived from experiments. The rational values between 0 and 1 maintained the original scale between the experimental results, preserving the relative relationships among the data points.</w:t>
      </w:r>
    </w:p>
    <w:p w14:paraId="742664AA" w14:textId="24754718" w:rsidR="00A56612" w:rsidRPr="0003702A" w:rsidRDefault="00DB18B3" w:rsidP="00DB18B3">
      <w:pPr>
        <w:pStyle w:val="MDPI31text"/>
        <w:rPr>
          <w:rFonts w:ascii="Times New Roman" w:hAnsi="Times New Roman"/>
          <w:sz w:val="24"/>
          <w:szCs w:val="24"/>
        </w:rPr>
      </w:pPr>
      <w:r w:rsidRPr="00DB18B3">
        <w:rPr>
          <w:rFonts w:ascii="Times New Roman" w:hAnsi="Times New Roman"/>
          <w:sz w:val="24"/>
          <w:szCs w:val="24"/>
        </w:rPr>
        <w:t xml:space="preserve">Conclusively, the prepared data underwent a final step of random </w:t>
      </w:r>
      <w:r w:rsidR="008136AE" w:rsidRPr="00DB18B3">
        <w:rPr>
          <w:rFonts w:ascii="Times New Roman" w:hAnsi="Times New Roman"/>
          <w:sz w:val="24"/>
          <w:szCs w:val="24"/>
        </w:rPr>
        <w:t>partition</w:t>
      </w:r>
      <w:r w:rsidRPr="00DB18B3">
        <w:rPr>
          <w:rFonts w:ascii="Times New Roman" w:hAnsi="Times New Roman"/>
          <w:sz w:val="24"/>
          <w:szCs w:val="24"/>
        </w:rPr>
        <w:t xml:space="preserve"> into two subsets: 75% of the data, comprising </w:t>
      </w:r>
      <w:r w:rsidR="000C42EB">
        <w:rPr>
          <w:rFonts w:ascii="Times New Roman" w:hAnsi="Times New Roman"/>
          <w:sz w:val="24"/>
          <w:szCs w:val="24"/>
        </w:rPr>
        <w:t>115</w:t>
      </w:r>
      <w:r w:rsidRPr="00DB18B3">
        <w:rPr>
          <w:rFonts w:ascii="Times New Roman" w:hAnsi="Times New Roman"/>
          <w:sz w:val="24"/>
          <w:szCs w:val="24"/>
        </w:rPr>
        <w:t>–</w:t>
      </w:r>
      <w:r w:rsidR="000C42EB">
        <w:rPr>
          <w:rFonts w:ascii="Times New Roman" w:hAnsi="Times New Roman"/>
          <w:sz w:val="24"/>
          <w:szCs w:val="24"/>
        </w:rPr>
        <w:t>116</w:t>
      </w:r>
      <w:r w:rsidRPr="00DB18B3">
        <w:rPr>
          <w:rFonts w:ascii="Times New Roman" w:hAnsi="Times New Roman"/>
          <w:sz w:val="24"/>
          <w:szCs w:val="24"/>
        </w:rPr>
        <w:t xml:space="preserve"> records, was allocated for model training, while the remaining 25%, consisting of </w:t>
      </w:r>
      <w:r w:rsidR="00C21BF9">
        <w:rPr>
          <w:rFonts w:ascii="Times New Roman" w:hAnsi="Times New Roman"/>
          <w:sz w:val="24"/>
          <w:szCs w:val="24"/>
        </w:rPr>
        <w:t>3</w:t>
      </w:r>
      <w:r w:rsidRPr="00DB18B3">
        <w:rPr>
          <w:rFonts w:ascii="Times New Roman" w:hAnsi="Times New Roman"/>
          <w:sz w:val="24"/>
          <w:szCs w:val="24"/>
        </w:rPr>
        <w:t>7–</w:t>
      </w:r>
      <w:r w:rsidR="00C21BF9">
        <w:rPr>
          <w:rFonts w:ascii="Times New Roman" w:hAnsi="Times New Roman"/>
          <w:sz w:val="24"/>
          <w:szCs w:val="24"/>
        </w:rPr>
        <w:t>3</w:t>
      </w:r>
      <w:r w:rsidRPr="00DB18B3">
        <w:rPr>
          <w:rFonts w:ascii="Times New Roman" w:hAnsi="Times New Roman"/>
          <w:sz w:val="24"/>
          <w:szCs w:val="24"/>
        </w:rPr>
        <w:t xml:space="preserve">8 records, was reserved for model evaluation. This </w:t>
      </w:r>
      <w:r w:rsidR="00C21BF9" w:rsidRPr="00DB18B3">
        <w:rPr>
          <w:rFonts w:ascii="Times New Roman" w:hAnsi="Times New Roman"/>
          <w:sz w:val="24"/>
          <w:szCs w:val="24"/>
        </w:rPr>
        <w:t>thorough</w:t>
      </w:r>
      <w:r w:rsidRPr="00DB18B3">
        <w:rPr>
          <w:rFonts w:ascii="Times New Roman" w:hAnsi="Times New Roman"/>
          <w:sz w:val="24"/>
          <w:szCs w:val="24"/>
        </w:rPr>
        <w:t xml:space="preserve"> preprocessing and division of the dataset into training and evaluation subsets aimed to ensure effectiveness of the subsequent machine learning models developed for </w:t>
      </w:r>
      <w:r w:rsidR="002B07DA">
        <w:rPr>
          <w:rFonts w:ascii="Times New Roman" w:hAnsi="Times New Roman"/>
          <w:sz w:val="24"/>
          <w:szCs w:val="24"/>
        </w:rPr>
        <w:t>selected</w:t>
      </w:r>
      <w:r w:rsidRPr="00DB18B3">
        <w:rPr>
          <w:rFonts w:ascii="Times New Roman" w:hAnsi="Times New Roman"/>
          <w:sz w:val="24"/>
          <w:szCs w:val="24"/>
        </w:rPr>
        <w:t xml:space="preserve"> material properties and their modeling approaches</w:t>
      </w:r>
      <w:r w:rsidR="00A56612" w:rsidRPr="0003702A">
        <w:rPr>
          <w:rFonts w:ascii="Times New Roman" w:hAnsi="Times New Roman"/>
          <w:sz w:val="24"/>
          <w:szCs w:val="24"/>
        </w:rPr>
        <w:t>.</w:t>
      </w:r>
      <w:r w:rsidR="00287BF7">
        <w:rPr>
          <w:rFonts w:ascii="Times New Roman" w:hAnsi="Times New Roman"/>
          <w:sz w:val="24"/>
          <w:szCs w:val="24"/>
        </w:rPr>
        <w:t xml:space="preserve"> An example of as </w:t>
      </w:r>
      <w:r w:rsidR="009D41D1">
        <w:rPr>
          <w:rFonts w:ascii="Times New Roman" w:hAnsi="Times New Roman"/>
          <w:sz w:val="24"/>
          <w:szCs w:val="24"/>
        </w:rPr>
        <w:t xml:space="preserve">created pipeline has been shown in </w:t>
      </w:r>
      <w:r w:rsidR="00FB62AE">
        <w:rPr>
          <w:rFonts w:ascii="Times New Roman" w:hAnsi="Times New Roman"/>
          <w:sz w:val="24"/>
          <w:szCs w:val="24"/>
        </w:rPr>
        <w:fldChar w:fldCharType="begin"/>
      </w:r>
      <w:r w:rsidR="00FB62AE">
        <w:rPr>
          <w:rFonts w:ascii="Times New Roman" w:hAnsi="Times New Roman"/>
          <w:sz w:val="24"/>
          <w:szCs w:val="24"/>
        </w:rPr>
        <w:instrText xml:space="preserve"> REF _Ref121662602 \h </w:instrText>
      </w:r>
      <w:r w:rsidR="00FB62AE">
        <w:rPr>
          <w:rFonts w:ascii="Times New Roman" w:hAnsi="Times New Roman"/>
          <w:sz w:val="24"/>
          <w:szCs w:val="24"/>
        </w:rPr>
      </w:r>
      <w:r w:rsidR="00FB62AE">
        <w:rPr>
          <w:rFonts w:ascii="Times New Roman" w:hAnsi="Times New Roman"/>
          <w:sz w:val="24"/>
          <w:szCs w:val="24"/>
        </w:rPr>
        <w:fldChar w:fldCharType="separate"/>
      </w:r>
      <w:r w:rsidR="00FB62AE" w:rsidRPr="0003702A">
        <w:rPr>
          <w:sz w:val="24"/>
          <w:szCs w:val="24"/>
        </w:rPr>
        <w:t xml:space="preserve">Figure </w:t>
      </w:r>
      <w:r w:rsidR="00FB62AE" w:rsidRPr="0003702A">
        <w:rPr>
          <w:noProof/>
          <w:sz w:val="24"/>
          <w:szCs w:val="24"/>
        </w:rPr>
        <w:t>1</w:t>
      </w:r>
      <w:r w:rsidR="00FB62AE">
        <w:rPr>
          <w:rFonts w:ascii="Times New Roman" w:hAnsi="Times New Roman"/>
          <w:sz w:val="24"/>
          <w:szCs w:val="24"/>
        </w:rPr>
        <w:fldChar w:fldCharType="end"/>
      </w:r>
      <w:r w:rsidR="00FB62AE">
        <w:rPr>
          <w:rFonts w:ascii="Times New Roman" w:hAnsi="Times New Roman"/>
          <w:sz w:val="24"/>
          <w:szCs w:val="24"/>
        </w:rPr>
        <w:t>.</w:t>
      </w:r>
    </w:p>
    <w:p w14:paraId="7FF0BB4D" w14:textId="31561958" w:rsidR="00A56612" w:rsidRPr="0003702A" w:rsidRDefault="00693A71" w:rsidP="00A56612">
      <w:pPr>
        <w:pStyle w:val="MDPI31text"/>
        <w:ind w:firstLine="0"/>
        <w:jc w:val="center"/>
        <w:rPr>
          <w:rFonts w:ascii="Times New Roman" w:hAnsi="Times New Roman"/>
          <w:sz w:val="24"/>
          <w:szCs w:val="24"/>
        </w:rPr>
      </w:pPr>
      <w:r>
        <w:rPr>
          <w:rFonts w:ascii="Times New Roman" w:hAnsi="Times New Roman"/>
          <w:noProof/>
          <w:snapToGrid/>
          <w:sz w:val="24"/>
          <w:szCs w:val="24"/>
        </w:rPr>
        <w:lastRenderedPageBreak/>
        <w:drawing>
          <wp:inline distT="0" distB="0" distL="0" distR="0" wp14:anchorId="4F170E79" wp14:editId="0317027A">
            <wp:extent cx="3600000" cy="4568435"/>
            <wp:effectExtent l="0" t="0" r="635"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00000" cy="4568435"/>
                    </a:xfrm>
                    <a:prstGeom prst="rect">
                      <a:avLst/>
                    </a:prstGeom>
                  </pic:spPr>
                </pic:pic>
              </a:graphicData>
            </a:graphic>
          </wp:inline>
        </w:drawing>
      </w:r>
    </w:p>
    <w:p w14:paraId="514E6864" w14:textId="18ABE7C6" w:rsidR="00A56612" w:rsidRPr="0003702A" w:rsidRDefault="00A56612" w:rsidP="00A56612">
      <w:pPr>
        <w:pStyle w:val="Caption"/>
        <w:rPr>
          <w:sz w:val="24"/>
          <w:szCs w:val="24"/>
        </w:rPr>
      </w:pPr>
      <w:bookmarkStart w:id="1" w:name="_Ref121662602"/>
      <w:r w:rsidRPr="0003702A">
        <w:rPr>
          <w:sz w:val="24"/>
          <w:szCs w:val="24"/>
        </w:rPr>
        <w:t xml:space="preserve">Figure </w:t>
      </w:r>
      <w:r w:rsidRPr="0003702A">
        <w:rPr>
          <w:sz w:val="24"/>
          <w:szCs w:val="24"/>
        </w:rPr>
        <w:fldChar w:fldCharType="begin"/>
      </w:r>
      <w:r w:rsidRPr="0003702A">
        <w:rPr>
          <w:sz w:val="24"/>
          <w:szCs w:val="24"/>
        </w:rPr>
        <w:instrText xml:space="preserve"> SEQ Figure \* ARABIC </w:instrText>
      </w:r>
      <w:r w:rsidRPr="0003702A">
        <w:rPr>
          <w:sz w:val="24"/>
          <w:szCs w:val="24"/>
        </w:rPr>
        <w:fldChar w:fldCharType="separate"/>
      </w:r>
      <w:r w:rsidRPr="0003702A">
        <w:rPr>
          <w:noProof/>
          <w:sz w:val="24"/>
          <w:szCs w:val="24"/>
        </w:rPr>
        <w:t>1</w:t>
      </w:r>
      <w:r w:rsidRPr="0003702A">
        <w:rPr>
          <w:sz w:val="24"/>
          <w:szCs w:val="24"/>
        </w:rPr>
        <w:fldChar w:fldCharType="end"/>
      </w:r>
      <w:bookmarkEnd w:id="1"/>
      <w:r w:rsidRPr="0003702A">
        <w:rPr>
          <w:sz w:val="24"/>
          <w:szCs w:val="24"/>
        </w:rPr>
        <w:t xml:space="preserve"> </w:t>
      </w:r>
      <w:r w:rsidR="00FB62AE">
        <w:rPr>
          <w:sz w:val="24"/>
          <w:szCs w:val="24"/>
        </w:rPr>
        <w:t>T</w:t>
      </w:r>
      <w:r w:rsidR="00580182">
        <w:rPr>
          <w:sz w:val="24"/>
          <w:szCs w:val="24"/>
        </w:rPr>
        <w:t>raining</w:t>
      </w:r>
      <w:r w:rsidRPr="0003702A">
        <w:rPr>
          <w:sz w:val="24"/>
          <w:szCs w:val="24"/>
        </w:rPr>
        <w:t xml:space="preserve"> pipeline </w:t>
      </w:r>
      <w:r w:rsidR="00FB62AE">
        <w:rPr>
          <w:sz w:val="24"/>
          <w:szCs w:val="24"/>
        </w:rPr>
        <w:t>in Microsoft Azure Machine Learning Studio</w:t>
      </w:r>
    </w:p>
    <w:p w14:paraId="540E8BEF" w14:textId="2D2DB468" w:rsidR="00A56612" w:rsidRDefault="00A56612" w:rsidP="004C233B">
      <w:pPr>
        <w:pStyle w:val="MDPI31text"/>
        <w:rPr>
          <w:rFonts w:ascii="Times New Roman" w:hAnsi="Times New Roman"/>
          <w:sz w:val="24"/>
          <w:szCs w:val="24"/>
        </w:rPr>
      </w:pPr>
      <w:r w:rsidRPr="0003702A">
        <w:rPr>
          <w:rFonts w:ascii="Times New Roman" w:hAnsi="Times New Roman"/>
          <w:sz w:val="24"/>
          <w:szCs w:val="24"/>
        </w:rPr>
        <w:t xml:space="preserve"> </w:t>
      </w:r>
      <w:r w:rsidR="009D76F8">
        <w:rPr>
          <w:rFonts w:ascii="Times New Roman" w:hAnsi="Times New Roman"/>
          <w:sz w:val="24"/>
          <w:szCs w:val="24"/>
        </w:rPr>
        <w:t xml:space="preserve">For model training were used two types of models: </w:t>
      </w:r>
      <w:r w:rsidR="00B61B50">
        <w:rPr>
          <w:rFonts w:ascii="Times New Roman" w:hAnsi="Times New Roman"/>
          <w:sz w:val="24"/>
          <w:szCs w:val="24"/>
        </w:rPr>
        <w:t>linear least square regression</w:t>
      </w:r>
      <w:r w:rsidR="002E4A51">
        <w:rPr>
          <w:rFonts w:ascii="Times New Roman" w:hAnsi="Times New Roman"/>
          <w:sz w:val="24"/>
          <w:szCs w:val="24"/>
        </w:rPr>
        <w:t xml:space="preserve"> with </w:t>
      </w:r>
      <w:r w:rsidR="006D648B">
        <w:rPr>
          <w:rFonts w:ascii="Times New Roman" w:hAnsi="Times New Roman"/>
          <w:sz w:val="24"/>
          <w:szCs w:val="24"/>
        </w:rPr>
        <w:t>a</w:t>
      </w:r>
      <w:r w:rsidR="002E4A51">
        <w:rPr>
          <w:rFonts w:ascii="Times New Roman" w:hAnsi="Times New Roman"/>
          <w:sz w:val="24"/>
          <w:szCs w:val="24"/>
        </w:rPr>
        <w:t xml:space="preserve"> regularization rate equal </w:t>
      </w:r>
      <w:r w:rsidR="00E035CD">
        <w:rPr>
          <w:rFonts w:ascii="Times New Roman" w:hAnsi="Times New Roman"/>
          <w:sz w:val="24"/>
          <w:szCs w:val="24"/>
        </w:rPr>
        <w:t xml:space="preserve">to </w:t>
      </w:r>
      <w:r w:rsidR="002E4A51">
        <w:rPr>
          <w:rFonts w:ascii="Times New Roman" w:hAnsi="Times New Roman"/>
          <w:sz w:val="24"/>
          <w:szCs w:val="24"/>
        </w:rPr>
        <w:t>0.001</w:t>
      </w:r>
      <w:r w:rsidR="00BC4687">
        <w:rPr>
          <w:rFonts w:ascii="Times New Roman" w:hAnsi="Times New Roman"/>
          <w:sz w:val="24"/>
          <w:szCs w:val="24"/>
        </w:rPr>
        <w:t xml:space="preserve"> </w:t>
      </w:r>
      <w:r w:rsidR="009C23CC">
        <w:rPr>
          <w:rFonts w:ascii="Times New Roman" w:hAnsi="Times New Roman"/>
          <w:sz w:val="24"/>
          <w:szCs w:val="24"/>
        </w:rPr>
        <w:t>and with an intercept term</w:t>
      </w:r>
      <w:r w:rsidR="00BC4687">
        <w:rPr>
          <w:rFonts w:ascii="Times New Roman" w:hAnsi="Times New Roman"/>
          <w:sz w:val="24"/>
          <w:szCs w:val="24"/>
        </w:rPr>
        <w:t>;</w:t>
      </w:r>
      <w:r w:rsidR="003F6B83">
        <w:rPr>
          <w:rFonts w:ascii="Times New Roman" w:hAnsi="Times New Roman"/>
          <w:sz w:val="24"/>
          <w:szCs w:val="24"/>
        </w:rPr>
        <w:t xml:space="preserve"> and boosted decision tree</w:t>
      </w:r>
      <w:r w:rsidR="003173A1">
        <w:rPr>
          <w:rFonts w:ascii="Times New Roman" w:hAnsi="Times New Roman"/>
          <w:sz w:val="24"/>
          <w:szCs w:val="24"/>
        </w:rPr>
        <w:t xml:space="preserve"> with</w:t>
      </w:r>
      <w:r w:rsidR="00CA422C">
        <w:rPr>
          <w:rFonts w:ascii="Times New Roman" w:hAnsi="Times New Roman"/>
          <w:sz w:val="24"/>
          <w:szCs w:val="24"/>
        </w:rPr>
        <w:t xml:space="preserve"> a single parameter training mode</w:t>
      </w:r>
      <w:r w:rsidR="00A8522D">
        <w:rPr>
          <w:rFonts w:ascii="Times New Roman" w:hAnsi="Times New Roman"/>
          <w:sz w:val="24"/>
          <w:szCs w:val="24"/>
        </w:rPr>
        <w:t xml:space="preserve">, maximum </w:t>
      </w:r>
      <w:r w:rsidR="00E035CD">
        <w:rPr>
          <w:rFonts w:ascii="Times New Roman" w:hAnsi="Times New Roman"/>
          <w:sz w:val="24"/>
          <w:szCs w:val="24"/>
        </w:rPr>
        <w:t xml:space="preserve">of </w:t>
      </w:r>
      <w:r w:rsidR="00A8522D">
        <w:rPr>
          <w:rFonts w:ascii="Times New Roman" w:hAnsi="Times New Roman"/>
          <w:sz w:val="24"/>
          <w:szCs w:val="24"/>
        </w:rPr>
        <w:t xml:space="preserve">20 leaves per tree, minimum </w:t>
      </w:r>
      <w:r w:rsidR="00E035CD">
        <w:rPr>
          <w:rFonts w:ascii="Times New Roman" w:hAnsi="Times New Roman"/>
          <w:sz w:val="24"/>
          <w:szCs w:val="24"/>
        </w:rPr>
        <w:t xml:space="preserve">of </w:t>
      </w:r>
      <w:r w:rsidR="00A8522D">
        <w:rPr>
          <w:rFonts w:ascii="Times New Roman" w:hAnsi="Times New Roman"/>
          <w:sz w:val="24"/>
          <w:szCs w:val="24"/>
        </w:rPr>
        <w:t>10 samples per leaf node</w:t>
      </w:r>
      <w:r w:rsidR="00BF3270">
        <w:rPr>
          <w:rFonts w:ascii="Times New Roman" w:hAnsi="Times New Roman"/>
          <w:sz w:val="24"/>
          <w:szCs w:val="24"/>
        </w:rPr>
        <w:t>, a 0.2 learning rate and 100 trees constructed per model.</w:t>
      </w:r>
      <w:r w:rsidRPr="0003702A">
        <w:rPr>
          <w:rFonts w:ascii="Times New Roman" w:hAnsi="Times New Roman"/>
          <w:sz w:val="24"/>
          <w:szCs w:val="24"/>
        </w:rPr>
        <w:t xml:space="preserve"> </w:t>
      </w:r>
      <w:r w:rsidR="00C26697">
        <w:rPr>
          <w:rFonts w:ascii="Times New Roman" w:hAnsi="Times New Roman"/>
          <w:sz w:val="24"/>
          <w:szCs w:val="24"/>
        </w:rPr>
        <w:t>The evaluation</w:t>
      </w:r>
      <w:r w:rsidR="001F30E2">
        <w:rPr>
          <w:rFonts w:ascii="Times New Roman" w:hAnsi="Times New Roman"/>
          <w:sz w:val="24"/>
          <w:szCs w:val="24"/>
        </w:rPr>
        <w:t>, as an additional outcome of the machine learning pipeline,</w:t>
      </w:r>
      <w:r w:rsidR="00C26697">
        <w:rPr>
          <w:rFonts w:ascii="Times New Roman" w:hAnsi="Times New Roman"/>
          <w:sz w:val="24"/>
          <w:szCs w:val="24"/>
        </w:rPr>
        <w:t xml:space="preserve"> included mean absolute error (MAE), root</w:t>
      </w:r>
      <w:r w:rsidR="00CD4C0B">
        <w:rPr>
          <w:rFonts w:ascii="Times New Roman" w:hAnsi="Times New Roman"/>
          <w:sz w:val="24"/>
          <w:szCs w:val="24"/>
        </w:rPr>
        <w:t xml:space="preserve"> mean squared error</w:t>
      </w:r>
      <w:r w:rsidR="000B3241">
        <w:rPr>
          <w:rFonts w:ascii="Times New Roman" w:hAnsi="Times New Roman"/>
          <w:sz w:val="24"/>
          <w:szCs w:val="24"/>
        </w:rPr>
        <w:t xml:space="preserve"> (RMSE)</w:t>
      </w:r>
      <w:r w:rsidR="00CD4C0B">
        <w:rPr>
          <w:rFonts w:ascii="Times New Roman" w:hAnsi="Times New Roman"/>
          <w:sz w:val="24"/>
          <w:szCs w:val="24"/>
        </w:rPr>
        <w:t>, relative absolute error</w:t>
      </w:r>
      <w:r w:rsidR="000B3241">
        <w:rPr>
          <w:rFonts w:ascii="Times New Roman" w:hAnsi="Times New Roman"/>
          <w:sz w:val="24"/>
          <w:szCs w:val="24"/>
        </w:rPr>
        <w:t xml:space="preserve"> (RAE), relative squared error (RSE)</w:t>
      </w:r>
      <w:r w:rsidR="0031651E">
        <w:rPr>
          <w:rFonts w:ascii="Times New Roman" w:hAnsi="Times New Roman"/>
          <w:sz w:val="24"/>
          <w:szCs w:val="24"/>
        </w:rPr>
        <w:t>,</w:t>
      </w:r>
      <w:r w:rsidR="00635B69">
        <w:rPr>
          <w:rFonts w:ascii="Times New Roman" w:hAnsi="Times New Roman"/>
          <w:sz w:val="24"/>
          <w:szCs w:val="24"/>
        </w:rPr>
        <w:t xml:space="preserve"> and coefficient of determination (R</w:t>
      </w:r>
      <w:r w:rsidR="004C233B" w:rsidRPr="004C233B">
        <w:rPr>
          <w:rFonts w:ascii="Times New Roman" w:hAnsi="Times New Roman"/>
          <w:sz w:val="24"/>
          <w:szCs w:val="24"/>
          <w:vertAlign w:val="superscript"/>
        </w:rPr>
        <w:t>2</w:t>
      </w:r>
      <w:r w:rsidR="004C233B">
        <w:rPr>
          <w:rFonts w:ascii="Times New Roman" w:hAnsi="Times New Roman"/>
          <w:sz w:val="24"/>
          <w:szCs w:val="24"/>
        </w:rPr>
        <w:t>)</w:t>
      </w:r>
      <w:r w:rsidRPr="0003702A">
        <w:rPr>
          <w:rFonts w:ascii="Times New Roman" w:hAnsi="Times New Roman"/>
          <w:sz w:val="24"/>
          <w:szCs w:val="24"/>
        </w:rPr>
        <w:t>.</w:t>
      </w:r>
      <w:r w:rsidR="00BA3A36">
        <w:rPr>
          <w:rFonts w:ascii="Times New Roman" w:hAnsi="Times New Roman"/>
          <w:sz w:val="24"/>
          <w:szCs w:val="24"/>
        </w:rPr>
        <w:t xml:space="preserve"> </w:t>
      </w:r>
      <w:r w:rsidR="000753A6">
        <w:rPr>
          <w:rFonts w:ascii="Times New Roman" w:hAnsi="Times New Roman"/>
          <w:sz w:val="24"/>
          <w:szCs w:val="24"/>
        </w:rPr>
        <w:fldChar w:fldCharType="begin" w:fldLock="1"/>
      </w:r>
      <w:r w:rsidR="00333D32">
        <w:rPr>
          <w:rFonts w:ascii="Times New Roman" w:hAnsi="Times New Roman"/>
          <w:sz w:val="24"/>
          <w:szCs w:val="24"/>
        </w:rPr>
        <w:instrText>ADDIN CSL_CITATION {"citationItems":[{"id":"ITEM-1","itemData":{"DOI":"10.1177/0734242X211033716","ISSN":"10963669","PMID":"34269157","abstract":"Population growth and the acceleration of urbanization have led to a sharp increase in municipal solid waste production, and researchers have sought to use advanced technology to solve this problem. Machine learning (ML) algorithms are good at modeling complex nonlinear processes and have been gradually adopted to promote municipal solid waste management (MSWM) and help the sustainable development of the environment in the past few years. In this study, more than 200 publications published over the last two decades (2000–2020) were reviewed and analyzed. This paper summarizes the application of ML algorithms in the whole process of MSWM, from waste generation to collection and transportation, to final disposal. Through this comprehensive review, the gaps and future directions of ML application in MSWM are discussed, providing theoretical and practical guidance for follow-up related research.","author":[{"dropping-particle":"","family":"Xia","given":"Wanjun","non-dropping-particle":"","parse-names":false,"suffix":""},{"dropping-particle":"","family":"Jiang","given":"Yanping","non-dropping-particle":"","parse-names":false,"suffix":""},{"dropping-particle":"","family":"Chen","given":"Xiaohong","non-dropping-particle":"","parse-names":false,"suffix":""},{"dropping-particle":"","family":"Zhao","given":"Rui","non-dropping-particle":"","parse-names":false,"suffix":""}],"container-title":"Waste Management and Research","id":"ITEM-1","issue":"6","issued":{"date-parts":[["2022"]]},"page":"609-624","title":"Application of machine learning algorithms in municipal solid waste management: A mini review","type":"article-journal","volume":"40"},"uris":["http://www.mendeley.com/documents/?uuid=54957790-c3a2-4825-a3c0-b9c5d97d1119"]}],"mendeley":{"formattedCitation":"[19]","plainTextFormattedCitation":"[19]","previouslyFormattedCitation":"[19]"},"properties":{"noteIndex":0},"schema":"https://github.com/citation-style-language/schema/raw/master/csl-citation.json"}</w:instrText>
      </w:r>
      <w:r w:rsidR="000753A6">
        <w:rPr>
          <w:rFonts w:ascii="Times New Roman" w:hAnsi="Times New Roman"/>
          <w:sz w:val="24"/>
          <w:szCs w:val="24"/>
        </w:rPr>
        <w:fldChar w:fldCharType="separate"/>
      </w:r>
      <w:r w:rsidR="00866CCA" w:rsidRPr="00866CCA">
        <w:rPr>
          <w:rFonts w:ascii="Times New Roman" w:hAnsi="Times New Roman"/>
          <w:noProof/>
          <w:sz w:val="24"/>
          <w:szCs w:val="24"/>
        </w:rPr>
        <w:t>[19]</w:t>
      </w:r>
      <w:r w:rsidR="000753A6">
        <w:rPr>
          <w:rFonts w:ascii="Times New Roman" w:hAnsi="Times New Roman"/>
          <w:sz w:val="24"/>
          <w:szCs w:val="24"/>
        </w:rPr>
        <w:fldChar w:fldCharType="end"/>
      </w:r>
    </w:p>
    <w:p w14:paraId="277EA065" w14:textId="47D5CC16" w:rsidR="00A56612" w:rsidRDefault="0045193C" w:rsidP="00A56612">
      <w:pPr>
        <w:pStyle w:val="MDPI31text"/>
        <w:rPr>
          <w:rFonts w:ascii="Times New Roman" w:hAnsi="Times New Roman"/>
          <w:sz w:val="24"/>
          <w:szCs w:val="24"/>
        </w:rPr>
      </w:pPr>
      <w:r>
        <w:rPr>
          <w:rFonts w:ascii="Times New Roman" w:hAnsi="Times New Roman"/>
          <w:sz w:val="24"/>
          <w:szCs w:val="24"/>
        </w:rPr>
        <w:t>Subsequently</w:t>
      </w:r>
      <w:r w:rsidR="0031651E">
        <w:rPr>
          <w:rFonts w:ascii="Times New Roman" w:hAnsi="Times New Roman"/>
          <w:sz w:val="24"/>
          <w:szCs w:val="24"/>
        </w:rPr>
        <w:t>,</w:t>
      </w:r>
      <w:r>
        <w:rPr>
          <w:rFonts w:ascii="Times New Roman" w:hAnsi="Times New Roman"/>
          <w:sz w:val="24"/>
          <w:szCs w:val="24"/>
        </w:rPr>
        <w:t xml:space="preserve"> prepared training pipelines were </w:t>
      </w:r>
      <w:r w:rsidR="00230882">
        <w:rPr>
          <w:rFonts w:ascii="Times New Roman" w:hAnsi="Times New Roman"/>
          <w:sz w:val="24"/>
          <w:szCs w:val="24"/>
        </w:rPr>
        <w:t>deployed</w:t>
      </w:r>
      <w:r w:rsidR="00FA296C">
        <w:rPr>
          <w:rFonts w:ascii="Times New Roman" w:hAnsi="Times New Roman"/>
          <w:sz w:val="24"/>
          <w:szCs w:val="24"/>
        </w:rPr>
        <w:t xml:space="preserve"> into batch</w:t>
      </w:r>
      <w:r w:rsidR="00580182">
        <w:rPr>
          <w:rFonts w:ascii="Times New Roman" w:hAnsi="Times New Roman"/>
          <w:sz w:val="24"/>
          <w:szCs w:val="24"/>
        </w:rPr>
        <w:t xml:space="preserve"> in</w:t>
      </w:r>
      <w:r w:rsidR="00E646CB">
        <w:rPr>
          <w:rFonts w:ascii="Times New Roman" w:hAnsi="Times New Roman"/>
          <w:sz w:val="24"/>
          <w:szCs w:val="24"/>
        </w:rPr>
        <w:t>ference</w:t>
      </w:r>
      <w:r w:rsidR="00580182">
        <w:rPr>
          <w:rFonts w:ascii="Times New Roman" w:hAnsi="Times New Roman"/>
          <w:sz w:val="24"/>
          <w:szCs w:val="24"/>
        </w:rPr>
        <w:t xml:space="preserve"> pipelines</w:t>
      </w:r>
      <w:r w:rsidR="0031651E">
        <w:rPr>
          <w:rFonts w:ascii="Times New Roman" w:hAnsi="Times New Roman"/>
          <w:sz w:val="24"/>
          <w:szCs w:val="24"/>
        </w:rPr>
        <w:t>,</w:t>
      </w:r>
      <w:r w:rsidR="00580182">
        <w:rPr>
          <w:rFonts w:ascii="Times New Roman" w:hAnsi="Times New Roman"/>
          <w:sz w:val="24"/>
          <w:szCs w:val="24"/>
        </w:rPr>
        <w:t xml:space="preserve"> as presented </w:t>
      </w:r>
      <w:r w:rsidR="00377502">
        <w:rPr>
          <w:rFonts w:ascii="Times New Roman" w:hAnsi="Times New Roman"/>
          <w:sz w:val="24"/>
          <w:szCs w:val="24"/>
        </w:rPr>
        <w:t>i</w:t>
      </w:r>
      <w:r w:rsidR="00580182">
        <w:rPr>
          <w:rFonts w:ascii="Times New Roman" w:hAnsi="Times New Roman"/>
          <w:sz w:val="24"/>
          <w:szCs w:val="24"/>
        </w:rPr>
        <w:t>n</w:t>
      </w:r>
      <w:r w:rsidR="00F6032B">
        <w:rPr>
          <w:rFonts w:ascii="Times New Roman" w:hAnsi="Times New Roman"/>
          <w:sz w:val="24"/>
          <w:szCs w:val="24"/>
        </w:rPr>
        <w:t xml:space="preserve"> </w:t>
      </w:r>
      <w:r w:rsidR="0065345B">
        <w:rPr>
          <w:rFonts w:ascii="Times New Roman" w:hAnsi="Times New Roman"/>
          <w:sz w:val="24"/>
          <w:szCs w:val="24"/>
        </w:rPr>
        <w:fldChar w:fldCharType="begin"/>
      </w:r>
      <w:r w:rsidR="0065345B">
        <w:rPr>
          <w:rFonts w:ascii="Times New Roman" w:hAnsi="Times New Roman"/>
          <w:sz w:val="24"/>
          <w:szCs w:val="24"/>
        </w:rPr>
        <w:instrText xml:space="preserve"> REF _Ref121658835 \h </w:instrText>
      </w:r>
      <w:r w:rsidR="0065345B">
        <w:rPr>
          <w:rFonts w:ascii="Times New Roman" w:hAnsi="Times New Roman"/>
          <w:sz w:val="24"/>
          <w:szCs w:val="24"/>
        </w:rPr>
      </w:r>
      <w:r w:rsidR="0065345B">
        <w:rPr>
          <w:rFonts w:ascii="Times New Roman" w:hAnsi="Times New Roman"/>
          <w:sz w:val="24"/>
          <w:szCs w:val="24"/>
        </w:rPr>
        <w:fldChar w:fldCharType="separate"/>
      </w:r>
      <w:r w:rsidR="0065345B" w:rsidRPr="0003702A">
        <w:rPr>
          <w:sz w:val="24"/>
          <w:szCs w:val="24"/>
        </w:rPr>
        <w:t xml:space="preserve">Figure </w:t>
      </w:r>
      <w:r w:rsidR="0065345B">
        <w:rPr>
          <w:noProof/>
          <w:sz w:val="24"/>
          <w:szCs w:val="24"/>
        </w:rPr>
        <w:t>2</w:t>
      </w:r>
      <w:r w:rsidR="0065345B">
        <w:rPr>
          <w:rFonts w:ascii="Times New Roman" w:hAnsi="Times New Roman"/>
          <w:sz w:val="24"/>
          <w:szCs w:val="24"/>
        </w:rPr>
        <w:fldChar w:fldCharType="end"/>
      </w:r>
      <w:r w:rsidR="00395FB6">
        <w:rPr>
          <w:rFonts w:ascii="Times New Roman" w:hAnsi="Times New Roman"/>
          <w:sz w:val="24"/>
          <w:szCs w:val="24"/>
        </w:rPr>
        <w:t>.</w:t>
      </w:r>
      <w:r w:rsidR="00082E3E">
        <w:rPr>
          <w:rFonts w:ascii="Times New Roman" w:hAnsi="Times New Roman"/>
          <w:sz w:val="24"/>
          <w:szCs w:val="24"/>
        </w:rPr>
        <w:t xml:space="preserve"> </w:t>
      </w:r>
      <w:r w:rsidR="00A83C08" w:rsidRPr="00A83C08">
        <w:rPr>
          <w:rFonts w:ascii="Times New Roman" w:hAnsi="Times New Roman"/>
          <w:sz w:val="24"/>
          <w:szCs w:val="24"/>
        </w:rPr>
        <w:t xml:space="preserve">In this scenario, a structured CSV data file, organized in a tabular form, was created with a similar structure to the original database used for training. </w:t>
      </w:r>
      <w:r w:rsidR="00BE67E4">
        <w:rPr>
          <w:rFonts w:ascii="Times New Roman" w:hAnsi="Times New Roman"/>
          <w:sz w:val="24"/>
          <w:szCs w:val="24"/>
        </w:rPr>
        <w:t>The database</w:t>
      </w:r>
      <w:r w:rsidR="00A56612" w:rsidRPr="0003702A">
        <w:rPr>
          <w:rFonts w:ascii="Times New Roman" w:hAnsi="Times New Roman"/>
          <w:sz w:val="24"/>
          <w:szCs w:val="24"/>
        </w:rPr>
        <w:t xml:space="preserve"> used for predictions of degradation temperature (T5) and tensile strength </w:t>
      </w:r>
      <w:r w:rsidR="00BE67E4">
        <w:rPr>
          <w:rFonts w:ascii="Times New Roman" w:hAnsi="Times New Roman"/>
          <w:sz w:val="24"/>
          <w:szCs w:val="24"/>
        </w:rPr>
        <w:t>contained</w:t>
      </w:r>
      <w:r w:rsidR="00A56612" w:rsidRPr="0003702A">
        <w:rPr>
          <w:rFonts w:ascii="Times New Roman" w:hAnsi="Times New Roman"/>
          <w:sz w:val="24"/>
          <w:szCs w:val="24"/>
        </w:rPr>
        <w:t xml:space="preserve"> variable wool concentration (from </w:t>
      </w:r>
      <w:r w:rsidR="008960C2">
        <w:rPr>
          <w:rFonts w:ascii="Times New Roman" w:hAnsi="Times New Roman"/>
          <w:sz w:val="24"/>
          <w:szCs w:val="24"/>
        </w:rPr>
        <w:t>1</w:t>
      </w:r>
      <w:r w:rsidR="00A56612" w:rsidRPr="0003702A">
        <w:rPr>
          <w:rFonts w:ascii="Times New Roman" w:hAnsi="Times New Roman"/>
          <w:sz w:val="24"/>
          <w:szCs w:val="24"/>
        </w:rPr>
        <w:t xml:space="preserve"> to 15phr, with 1phr step), coupling agent concentration </w:t>
      </w:r>
      <w:r w:rsidR="00A56612" w:rsidRPr="0003702A">
        <w:rPr>
          <w:rFonts w:ascii="Times New Roman" w:hAnsi="Times New Roman"/>
          <w:sz w:val="24"/>
          <w:szCs w:val="24"/>
        </w:rPr>
        <w:lastRenderedPageBreak/>
        <w:t>(from 0 to 5phr, with 0.5phr step)</w:t>
      </w:r>
      <w:r w:rsidR="009560D1">
        <w:rPr>
          <w:rFonts w:ascii="Times New Roman" w:hAnsi="Times New Roman"/>
          <w:sz w:val="24"/>
          <w:szCs w:val="24"/>
        </w:rPr>
        <w:t>,</w:t>
      </w:r>
      <w:r w:rsidR="00A56612" w:rsidRPr="0003702A">
        <w:rPr>
          <w:rFonts w:ascii="Times New Roman" w:hAnsi="Times New Roman"/>
          <w:sz w:val="24"/>
          <w:szCs w:val="24"/>
        </w:rPr>
        <w:t xml:space="preserve"> and coupling agent type (</w:t>
      </w:r>
      <w:r w:rsidR="00087F71">
        <w:rPr>
          <w:rFonts w:ascii="Times New Roman" w:hAnsi="Times New Roman"/>
          <w:sz w:val="24"/>
          <w:szCs w:val="24"/>
        </w:rPr>
        <w:t xml:space="preserve">the </w:t>
      </w:r>
      <w:r w:rsidR="00A56612" w:rsidRPr="0003702A">
        <w:rPr>
          <w:rFonts w:ascii="Times New Roman" w:hAnsi="Times New Roman"/>
          <w:sz w:val="24"/>
          <w:szCs w:val="24"/>
        </w:rPr>
        <w:t>A, B, C</w:t>
      </w:r>
      <w:r w:rsidR="009560D1">
        <w:rPr>
          <w:rFonts w:ascii="Times New Roman" w:hAnsi="Times New Roman"/>
          <w:sz w:val="24"/>
          <w:szCs w:val="24"/>
        </w:rPr>
        <w:t>,</w:t>
      </w:r>
      <w:r w:rsidR="00A56612" w:rsidRPr="0003702A">
        <w:rPr>
          <w:rFonts w:ascii="Times New Roman" w:hAnsi="Times New Roman"/>
          <w:sz w:val="24"/>
          <w:szCs w:val="24"/>
        </w:rPr>
        <w:t xml:space="preserve"> and D).</w:t>
      </w:r>
      <w:r w:rsidR="001C0551">
        <w:rPr>
          <w:rFonts w:ascii="Times New Roman" w:hAnsi="Times New Roman"/>
          <w:sz w:val="24"/>
          <w:szCs w:val="24"/>
        </w:rPr>
        <w:t xml:space="preserve"> </w:t>
      </w:r>
      <w:r w:rsidR="00625F5B" w:rsidRPr="00625F5B">
        <w:rPr>
          <w:rFonts w:ascii="Times New Roman" w:hAnsi="Times New Roman"/>
          <w:sz w:val="24"/>
          <w:szCs w:val="24"/>
        </w:rPr>
        <w:t xml:space="preserve">The prepared prediction dataset underwent a transformation using the previously trained models, and the scoring process </w:t>
      </w:r>
      <w:r w:rsidR="00087F71" w:rsidRPr="00625F5B">
        <w:rPr>
          <w:rFonts w:ascii="Times New Roman" w:hAnsi="Times New Roman"/>
          <w:sz w:val="24"/>
          <w:szCs w:val="24"/>
        </w:rPr>
        <w:t>followed</w:t>
      </w:r>
      <w:r w:rsidR="00625F5B" w:rsidRPr="00625F5B">
        <w:rPr>
          <w:rFonts w:ascii="Times New Roman" w:hAnsi="Times New Roman"/>
          <w:sz w:val="24"/>
          <w:szCs w:val="24"/>
        </w:rPr>
        <w:t xml:space="preserve">. The outcome of this scoring procedure involved obtaining predictions for material characteristics based on the updated input parameters, contributing to an enhanced understanding of the influence of wool and </w:t>
      </w:r>
      <w:r w:rsidR="00AE4DAC">
        <w:rPr>
          <w:rFonts w:ascii="Times New Roman" w:hAnsi="Times New Roman"/>
          <w:sz w:val="24"/>
          <w:szCs w:val="24"/>
        </w:rPr>
        <w:t>coupling agents</w:t>
      </w:r>
      <w:r w:rsidR="00625F5B" w:rsidRPr="00625F5B">
        <w:rPr>
          <w:rFonts w:ascii="Times New Roman" w:hAnsi="Times New Roman"/>
          <w:sz w:val="24"/>
          <w:szCs w:val="24"/>
        </w:rPr>
        <w:t xml:space="preserve"> concentrations on the </w:t>
      </w:r>
      <w:r w:rsidR="00AE4DAC" w:rsidRPr="00625F5B">
        <w:rPr>
          <w:rFonts w:ascii="Times New Roman" w:hAnsi="Times New Roman"/>
          <w:sz w:val="24"/>
          <w:szCs w:val="24"/>
        </w:rPr>
        <w:t>estimated</w:t>
      </w:r>
      <w:r w:rsidR="00625F5B" w:rsidRPr="00625F5B">
        <w:rPr>
          <w:rFonts w:ascii="Times New Roman" w:hAnsi="Times New Roman"/>
          <w:sz w:val="24"/>
          <w:szCs w:val="24"/>
        </w:rPr>
        <w:t xml:space="preserve"> material properties</w:t>
      </w:r>
      <w:r w:rsidR="00C861A5">
        <w:rPr>
          <w:rFonts w:ascii="Times New Roman" w:hAnsi="Times New Roman"/>
          <w:sz w:val="24"/>
          <w:szCs w:val="24"/>
        </w:rPr>
        <w:t>.</w:t>
      </w:r>
    </w:p>
    <w:p w14:paraId="49B0A9CE" w14:textId="292078F4" w:rsidR="00580182" w:rsidRDefault="008C12D9" w:rsidP="00F106CC">
      <w:pPr>
        <w:pStyle w:val="MDPI31text"/>
        <w:ind w:firstLine="0"/>
        <w:jc w:val="center"/>
        <w:rPr>
          <w:rFonts w:ascii="Times New Roman" w:hAnsi="Times New Roman"/>
          <w:sz w:val="24"/>
          <w:szCs w:val="24"/>
        </w:rPr>
      </w:pPr>
      <w:r>
        <w:rPr>
          <w:rFonts w:ascii="Times New Roman" w:hAnsi="Times New Roman"/>
          <w:noProof/>
          <w:snapToGrid/>
          <w:sz w:val="24"/>
          <w:szCs w:val="24"/>
        </w:rPr>
        <w:drawing>
          <wp:inline distT="0" distB="0" distL="0" distR="0" wp14:anchorId="5DCCE1E2" wp14:editId="5E337473">
            <wp:extent cx="3600000" cy="2826407"/>
            <wp:effectExtent l="0" t="0" r="63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00000" cy="2826407"/>
                    </a:xfrm>
                    <a:prstGeom prst="rect">
                      <a:avLst/>
                    </a:prstGeom>
                  </pic:spPr>
                </pic:pic>
              </a:graphicData>
            </a:graphic>
          </wp:inline>
        </w:drawing>
      </w:r>
    </w:p>
    <w:p w14:paraId="7F7E5C84" w14:textId="41581441" w:rsidR="00580182" w:rsidRPr="0003702A" w:rsidRDefault="00580182" w:rsidP="00580182">
      <w:pPr>
        <w:pStyle w:val="Caption"/>
        <w:rPr>
          <w:sz w:val="24"/>
          <w:szCs w:val="24"/>
        </w:rPr>
      </w:pPr>
      <w:bookmarkStart w:id="2" w:name="_Ref121658835"/>
      <w:r w:rsidRPr="0003702A">
        <w:rPr>
          <w:sz w:val="24"/>
          <w:szCs w:val="24"/>
        </w:rPr>
        <w:t xml:space="preserve">Figure </w:t>
      </w:r>
      <w:r w:rsidRPr="0003702A">
        <w:rPr>
          <w:sz w:val="24"/>
          <w:szCs w:val="24"/>
        </w:rPr>
        <w:fldChar w:fldCharType="begin"/>
      </w:r>
      <w:r w:rsidRPr="0003702A">
        <w:rPr>
          <w:sz w:val="24"/>
          <w:szCs w:val="24"/>
        </w:rPr>
        <w:instrText xml:space="preserve"> SEQ Figure \* ARABIC </w:instrText>
      </w:r>
      <w:r w:rsidRPr="0003702A">
        <w:rPr>
          <w:sz w:val="24"/>
          <w:szCs w:val="24"/>
        </w:rPr>
        <w:fldChar w:fldCharType="separate"/>
      </w:r>
      <w:r w:rsidR="00607EBC">
        <w:rPr>
          <w:noProof/>
          <w:sz w:val="24"/>
          <w:szCs w:val="24"/>
        </w:rPr>
        <w:t>2</w:t>
      </w:r>
      <w:r w:rsidRPr="0003702A">
        <w:rPr>
          <w:sz w:val="24"/>
          <w:szCs w:val="24"/>
        </w:rPr>
        <w:fldChar w:fldCharType="end"/>
      </w:r>
      <w:bookmarkEnd w:id="2"/>
      <w:r w:rsidRPr="0003702A">
        <w:rPr>
          <w:sz w:val="24"/>
          <w:szCs w:val="24"/>
        </w:rPr>
        <w:t xml:space="preserve"> </w:t>
      </w:r>
      <w:r w:rsidR="00FB62AE">
        <w:rPr>
          <w:sz w:val="24"/>
          <w:szCs w:val="24"/>
        </w:rPr>
        <w:t>Batch</w:t>
      </w:r>
      <w:r w:rsidR="00607EBC">
        <w:rPr>
          <w:sz w:val="24"/>
          <w:szCs w:val="24"/>
        </w:rPr>
        <w:t xml:space="preserve"> in</w:t>
      </w:r>
      <w:r w:rsidR="00B92B5B">
        <w:rPr>
          <w:sz w:val="24"/>
          <w:szCs w:val="24"/>
        </w:rPr>
        <w:t>ference</w:t>
      </w:r>
      <w:r w:rsidRPr="0003702A">
        <w:rPr>
          <w:sz w:val="24"/>
          <w:szCs w:val="24"/>
        </w:rPr>
        <w:t xml:space="preserve"> pipeline </w:t>
      </w:r>
    </w:p>
    <w:p w14:paraId="166D36B5" w14:textId="76D53E60" w:rsidR="008E7C22" w:rsidRDefault="008E7C22" w:rsidP="0023493B">
      <w:pPr>
        <w:pStyle w:val="Heading1"/>
        <w:rPr>
          <w:lang w:val="en-US"/>
        </w:rPr>
      </w:pPr>
      <w:r w:rsidRPr="00DD7B48">
        <w:rPr>
          <w:lang w:val="en-US"/>
        </w:rPr>
        <w:t xml:space="preserve">RESULTS AND DISCUSSION </w:t>
      </w:r>
    </w:p>
    <w:p w14:paraId="2BCD5FC3" w14:textId="76C42903" w:rsidR="00F7630C" w:rsidRDefault="00747B38" w:rsidP="00B04568">
      <w:pPr>
        <w:spacing w:line="240" w:lineRule="auto"/>
        <w:rPr>
          <w:lang w:val="en-US"/>
        </w:rPr>
      </w:pPr>
      <w:bookmarkStart w:id="3" w:name="_Hlk111579016"/>
      <w:r w:rsidRPr="00747B38">
        <w:rPr>
          <w:lang w:val="en-US"/>
        </w:rPr>
        <w:t xml:space="preserve">The methodology detailed earlier </w:t>
      </w:r>
      <w:r w:rsidR="0002478B" w:rsidRPr="00747B38">
        <w:rPr>
          <w:lang w:val="en-US"/>
        </w:rPr>
        <w:t>helped</w:t>
      </w:r>
      <w:r w:rsidRPr="00747B38">
        <w:rPr>
          <w:lang w:val="en-US"/>
        </w:rPr>
        <w:t xml:space="preserve"> </w:t>
      </w:r>
      <w:r w:rsidR="0002478B">
        <w:rPr>
          <w:lang w:val="en-US"/>
        </w:rPr>
        <w:t>to</w:t>
      </w:r>
      <w:r w:rsidRPr="00747B38">
        <w:rPr>
          <w:lang w:val="en-US"/>
        </w:rPr>
        <w:t xml:space="preserve"> creat</w:t>
      </w:r>
      <w:r w:rsidR="0002478B">
        <w:rPr>
          <w:lang w:val="en-US"/>
        </w:rPr>
        <w:t>e</w:t>
      </w:r>
      <w:r w:rsidRPr="00747B38">
        <w:rPr>
          <w:lang w:val="en-US"/>
        </w:rPr>
        <w:t xml:space="preserve"> models capable of simulating numerical values for </w:t>
      </w:r>
      <w:r w:rsidR="00A34910">
        <w:rPr>
          <w:lang w:val="en-US"/>
        </w:rPr>
        <w:t xml:space="preserve">above mentioned </w:t>
      </w:r>
      <w:r w:rsidRPr="00747B38">
        <w:rPr>
          <w:lang w:val="en-US"/>
        </w:rPr>
        <w:t xml:space="preserve">mechanical and thermal properties. The resultant score results were visually represented through graphical presentations for all tested coupling agents. Each coupling agent's evaluation was </w:t>
      </w:r>
      <w:r w:rsidR="00A34910" w:rsidRPr="00747B38">
        <w:rPr>
          <w:lang w:val="en-US"/>
        </w:rPr>
        <w:t>captured</w:t>
      </w:r>
      <w:r w:rsidRPr="00747B38">
        <w:rPr>
          <w:lang w:val="en-US"/>
        </w:rPr>
        <w:t xml:space="preserve"> in a set of four plots, corresponding to </w:t>
      </w:r>
      <w:r w:rsidR="00A34910" w:rsidRPr="00747B38">
        <w:rPr>
          <w:lang w:val="en-US"/>
        </w:rPr>
        <w:t>different</w:t>
      </w:r>
      <w:r w:rsidRPr="00747B38">
        <w:rPr>
          <w:lang w:val="en-US"/>
        </w:rPr>
        <w:t xml:space="preserve"> properties. These plots, </w:t>
      </w:r>
      <w:r w:rsidR="00A34910" w:rsidRPr="00747B38">
        <w:rPr>
          <w:lang w:val="en-US"/>
        </w:rPr>
        <w:t>merged</w:t>
      </w:r>
      <w:r w:rsidRPr="00747B38">
        <w:rPr>
          <w:lang w:val="en-US"/>
        </w:rPr>
        <w:t xml:space="preserve"> with their respective model evaluations, were collectively presented in figures ranging from </w:t>
      </w:r>
      <w:r w:rsidR="00047144">
        <w:rPr>
          <w:lang w:val="en-US"/>
        </w:rPr>
        <w:fldChar w:fldCharType="begin"/>
      </w:r>
      <w:r w:rsidR="00047144">
        <w:rPr>
          <w:lang w:val="en-US"/>
        </w:rPr>
        <w:instrText xml:space="preserve"> REF _Ref121772610 \h </w:instrText>
      </w:r>
      <w:r w:rsidR="00047144">
        <w:rPr>
          <w:lang w:val="en-US"/>
        </w:rPr>
      </w:r>
      <w:r w:rsidR="00047144">
        <w:rPr>
          <w:lang w:val="en-US"/>
        </w:rPr>
        <w:fldChar w:fldCharType="separate"/>
      </w:r>
      <w:r w:rsidR="00047144" w:rsidRPr="00047144">
        <w:rPr>
          <w:szCs w:val="24"/>
          <w:lang w:val="en-US"/>
        </w:rPr>
        <w:t xml:space="preserve">Figure </w:t>
      </w:r>
      <w:r w:rsidR="00047144" w:rsidRPr="00047144">
        <w:rPr>
          <w:noProof/>
          <w:szCs w:val="24"/>
          <w:lang w:val="en-US"/>
        </w:rPr>
        <w:t>3</w:t>
      </w:r>
      <w:r w:rsidR="00047144">
        <w:rPr>
          <w:lang w:val="en-US"/>
        </w:rPr>
        <w:fldChar w:fldCharType="end"/>
      </w:r>
      <w:r w:rsidR="00047144">
        <w:rPr>
          <w:lang w:val="en-US"/>
        </w:rPr>
        <w:t xml:space="preserve"> and </w:t>
      </w:r>
      <w:r w:rsidR="00047144">
        <w:rPr>
          <w:lang w:val="en-US"/>
        </w:rPr>
        <w:fldChar w:fldCharType="begin"/>
      </w:r>
      <w:r w:rsidR="00047144">
        <w:rPr>
          <w:lang w:val="en-US"/>
        </w:rPr>
        <w:instrText xml:space="preserve"> REF _Ref124595043 \h </w:instrText>
      </w:r>
      <w:r w:rsidR="00047144">
        <w:rPr>
          <w:lang w:val="en-US"/>
        </w:rPr>
      </w:r>
      <w:r w:rsidR="00047144">
        <w:rPr>
          <w:lang w:val="en-US"/>
        </w:rPr>
        <w:fldChar w:fldCharType="separate"/>
      </w:r>
      <w:r w:rsidR="00047144" w:rsidRPr="00047144">
        <w:rPr>
          <w:szCs w:val="24"/>
          <w:lang w:val="en-US"/>
        </w:rPr>
        <w:t xml:space="preserve">Figure </w:t>
      </w:r>
      <w:r w:rsidR="00047144" w:rsidRPr="00047144">
        <w:rPr>
          <w:noProof/>
          <w:szCs w:val="24"/>
          <w:lang w:val="en-US"/>
        </w:rPr>
        <w:t>6</w:t>
      </w:r>
      <w:r w:rsidR="00047144">
        <w:rPr>
          <w:lang w:val="en-US"/>
        </w:rPr>
        <w:fldChar w:fldCharType="end"/>
      </w:r>
      <w:r w:rsidR="00047144">
        <w:rPr>
          <w:lang w:val="en-US"/>
        </w:rPr>
        <w:t>.</w:t>
      </w:r>
      <w:r w:rsidR="00946A3B">
        <w:rPr>
          <w:lang w:val="en-US"/>
        </w:rPr>
        <w:t xml:space="preserve"> </w:t>
      </w:r>
      <w:r w:rsidR="00921335" w:rsidRPr="00921335">
        <w:rPr>
          <w:lang w:val="en-US"/>
        </w:rPr>
        <w:t xml:space="preserve">Additionally, </w:t>
      </w:r>
      <w:r w:rsidR="00EF4EFC">
        <w:rPr>
          <w:lang w:val="en-US"/>
        </w:rPr>
        <w:fldChar w:fldCharType="begin"/>
      </w:r>
      <w:r w:rsidR="00EF4EFC">
        <w:rPr>
          <w:lang w:val="en-US"/>
        </w:rPr>
        <w:instrText xml:space="preserve"> REF _Ref124611152 \h </w:instrText>
      </w:r>
      <w:r w:rsidR="00EF4EFC">
        <w:rPr>
          <w:lang w:val="en-US"/>
        </w:rPr>
      </w:r>
      <w:r w:rsidR="00EF4EFC">
        <w:rPr>
          <w:lang w:val="en-US"/>
        </w:rPr>
        <w:fldChar w:fldCharType="separate"/>
      </w:r>
      <w:r w:rsidR="00EF4EFC" w:rsidRPr="00A07A52">
        <w:rPr>
          <w:szCs w:val="24"/>
          <w:lang w:val="en-US"/>
        </w:rPr>
        <w:t xml:space="preserve">Figure </w:t>
      </w:r>
      <w:r w:rsidR="00EF4EFC" w:rsidRPr="00A07A52">
        <w:rPr>
          <w:noProof/>
          <w:szCs w:val="24"/>
          <w:lang w:val="en-US"/>
        </w:rPr>
        <w:t>7</w:t>
      </w:r>
      <w:r w:rsidR="00EF4EFC">
        <w:rPr>
          <w:lang w:val="en-US"/>
        </w:rPr>
        <w:fldChar w:fldCharType="end"/>
      </w:r>
      <w:r w:rsidR="00EF4EFC">
        <w:rPr>
          <w:lang w:val="en-US"/>
        </w:rPr>
        <w:t xml:space="preserve"> </w:t>
      </w:r>
      <w:r w:rsidR="00921335" w:rsidRPr="00921335">
        <w:rPr>
          <w:lang w:val="en-US"/>
        </w:rPr>
        <w:t>displayed the average measurement results with their standard deviation for selected formulations</w:t>
      </w:r>
      <w:r w:rsidR="00921335">
        <w:rPr>
          <w:lang w:val="en-US"/>
        </w:rPr>
        <w:t xml:space="preserve">. </w:t>
      </w:r>
      <w:r w:rsidR="002546D6">
        <w:rPr>
          <w:lang w:val="en-US"/>
        </w:rPr>
        <w:fldChar w:fldCharType="begin" w:fldLock="1"/>
      </w:r>
      <w:r w:rsidR="008F3B16">
        <w:rPr>
          <w:lang w:val="en-US"/>
        </w:rPr>
        <w:instrText>ADDIN CSL_CITATION {"citationItems":[{"id":"ITEM-1","itemData":{"DOI":"10.3390/polym12112523","ISSN":"20734360","abstract":"Poly(lactic acid) (PLA) was plasticized with maleinized linseed oil (MLO) and further reinforced with sheep wool fibers recovered from the dairy industry. The wool fibers were firstly functionalized with 1 and 2.5 phr of tris(2-methoxyethoxy)(vinyl) (TVS) silane coupling agent and were further used in 1, 5, and 10 phr to reinforce the PLA/MLO matrix. Then, the composite materials were processed by extrusion, followed by injection-molding processes. The mechanical, thermal, microstructural, and surface properties were assessed. While the addition of untreated wool fibers to the plasticized PLA/MLO matrix caused a general decrease in the mechanical properties, the TVS treatment was able to slightly compensate for such mechanical losses. Additionally, a shift in cold crystallization and a decrease in the degree of crystallization were observed due to the fiber silane modification. The microstructural analysis confirmed enhanced interaction between silane-modified fibers and the polymeric matrix. The inclusion of the fiber into the PLA/MLO matrix made the obtained material more hydrophobic, while the yellowish color of the material increased with the fiber content.","author":[{"dropping-particle":"","family":"Pawlak","given":"Franciszek","non-dropping-particle":"","parse-names":false,"suffix":""},{"dropping-particle":"","family":"Aldas","given":"Miguel","non-dropping-particle":"","parse-names":false,"suffix":""},{"dropping-particle":"","family":"Parres","given":"Francisco","non-dropping-particle":"","parse-names":false,"suffix":""},{"dropping-particle":"","family":"López-Martínez","given":"Juan","non-dropping-particle":"","parse-names":false,"suffix":""},{"dropping-particle":"","family":"Arrieta","given":"Marina Patricia","non-dropping-particle":"","parse-names":false,"suffix":""}],"container-title":"Polymers","id":"ITEM-1","issue":"11","issued":{"date-parts":[["2020"]]},"page":"1-22","title":"Silane-functionalized sheep wool fibers from dairy industry waste for the development of plasticized pla composites with maleinized linseed oil for injection-molded parts","type":"article-journal","volume":"12"},"uris":["http://www.mendeley.com/documents/?uuid=10bdcbf3-816f-475a-a35e-a3f59191ec64"]},{"id":"ITEM-2","itemData":{"DOI":"10.3390/polym11091514","ISSN":"20734360","abstract":"A method to modify polymers is that of introducing fibers in a matrix to produce a fiber-reinforced polymer (FRP). Consequently, the aim of this work was to study the compatibility effect of four coupling agents on wool FRP properties, using poly(lactic acid) plasticized with maleinized linseed oil as polymer matrix. The content of wool assessed was 1 phr. The compatibilizers were (3-(2-aminoethylamino)propyl)-trimethoxysilane, trimethoxy (2-(7-oxabicyclo (4.1.0)hept-3-yl) ethyl) silane, tris(2-methoxyethoxy)(vinyl) silane and titanium (IV) (triethanolaminate)isopropoxide. Initially, wool was modified with coupling agents in an acetone/water (50/50) solution. Mechanical properties were evaluated by tensile and flexural properties, hardness by Shore D measurement and impact resistance by Charpy's energy. Differential scanning calorimetry, dynamic thermo-mechanical analysis, and thermogravimetric analysis were conducted to evaluate the interaction among components and the effect of the coupling agents on the thermal properties of the original material. Color, wettability and scanning electron microscopy were used to describe physical and microstructural properties. Modification of fibers allows achieving improved mechanical properties and changes the thermal properties of the FRPs slightly. Coupling agent treatment helps to formulate PLA-MLO and sheep wool materials and to improve their performance, thereby creating a broader spectrum of applications for PLA maintaining the bio-based character of the material.","author":[{"dropping-particle":"","family":"Pawlak","given":"Franciszek","non-dropping-particle":"","parse-names":false,"suffix":""},{"dropping-particle":"","family":"Aldas","given":"Miguel","non-dropping-particle":"","parse-names":false,"suffix":""},{"dropping-particle":"","family":"López-Martínez","given":"Juan","non-dropping-particle":"","parse-names":false,"suffix":""},{"dropping-particle":"","family":"Samper","given":"María Dolores","non-dropping-particle":"","parse-names":false,"suffix":""}],"container-title":"Polymers","id":"ITEM-2","issue":"9","issued":{"date-parts":[["2019"]]},"title":"Effect of different compatibilizers on injection-molded green fiber-reinforced polymers based on poly(lactic acid)-maleinized linseed oil system and sheep wool","type":"article-journal","volume":"11"},"uris":["http://www.mendeley.com/documents/?uuid=1f2aa64b-52ef-4f9e-a295-c261d5157161"]}],"mendeley":{"formattedCitation":"[4,11]","plainTextFormattedCitation":"[4,11]","previouslyFormattedCitation":"[4,11]"},"properties":{"noteIndex":0},"schema":"https://github.com/citation-style-language/schema/raw/master/csl-citation.json"}</w:instrText>
      </w:r>
      <w:r w:rsidR="002546D6">
        <w:rPr>
          <w:lang w:val="en-US"/>
        </w:rPr>
        <w:fldChar w:fldCharType="separate"/>
      </w:r>
      <w:r w:rsidR="00A02B01" w:rsidRPr="00A02B01">
        <w:rPr>
          <w:noProof/>
          <w:lang w:val="en-US"/>
        </w:rPr>
        <w:t>[4,11]</w:t>
      </w:r>
      <w:r w:rsidR="002546D6">
        <w:rPr>
          <w:lang w:val="en-US"/>
        </w:rPr>
        <w:fldChar w:fldCharType="end"/>
      </w:r>
      <w:r w:rsidR="00567974">
        <w:rPr>
          <w:lang w:val="en-US"/>
        </w:rPr>
        <w:t xml:space="preserve"> </w:t>
      </w:r>
      <w:r w:rsidR="00F7630C" w:rsidRPr="00F7630C">
        <w:rPr>
          <w:lang w:val="en-US"/>
        </w:rPr>
        <w:t xml:space="preserve">This figure also incorporated the corresponding scored results derived from the created models, providing a </w:t>
      </w:r>
      <w:r w:rsidR="002720A8" w:rsidRPr="00F7630C">
        <w:rPr>
          <w:lang w:val="en-US"/>
        </w:rPr>
        <w:t>complete</w:t>
      </w:r>
      <w:r w:rsidR="00F7630C" w:rsidRPr="00F7630C">
        <w:rPr>
          <w:lang w:val="en-US"/>
        </w:rPr>
        <w:t xml:space="preserve"> visualization of the </w:t>
      </w:r>
      <w:r w:rsidR="002720A8" w:rsidRPr="00F7630C">
        <w:rPr>
          <w:lang w:val="en-US"/>
        </w:rPr>
        <w:t>relative</w:t>
      </w:r>
      <w:r w:rsidR="00F7630C" w:rsidRPr="00F7630C">
        <w:rPr>
          <w:lang w:val="en-US"/>
        </w:rPr>
        <w:t xml:space="preserve"> performance of the models against experimental measurements.</w:t>
      </w:r>
    </w:p>
    <w:p w14:paraId="754AADCC" w14:textId="4EE4B9E8" w:rsidR="0050243E" w:rsidRDefault="00157B75" w:rsidP="00B04568">
      <w:pPr>
        <w:spacing w:line="240" w:lineRule="auto"/>
        <w:rPr>
          <w:lang w:val="en-US"/>
        </w:rPr>
      </w:pPr>
      <w:r w:rsidRPr="00157B75">
        <w:rPr>
          <w:lang w:val="en-US"/>
        </w:rPr>
        <w:t xml:space="preserve">The data export from the inference pipeline </w:t>
      </w:r>
      <w:r w:rsidR="000B6BE1" w:rsidRPr="00157B75">
        <w:rPr>
          <w:lang w:val="en-US"/>
        </w:rPr>
        <w:t>summarized</w:t>
      </w:r>
      <w:r w:rsidRPr="00157B75">
        <w:rPr>
          <w:lang w:val="en-US"/>
        </w:rPr>
        <w:t xml:space="preserve"> simulated tensile strength properties across varied concentrations of wool and coupling agents, including different types of coupling agents. The visual representation of </w:t>
      </w:r>
      <w:r w:rsidRPr="00157B75">
        <w:rPr>
          <w:lang w:val="en-US"/>
        </w:rPr>
        <w:lastRenderedPageBreak/>
        <w:t>tensile strength predictions is illustrated in both</w:t>
      </w:r>
      <w:r>
        <w:rPr>
          <w:lang w:val="en-US"/>
        </w:rPr>
        <w:t xml:space="preserve"> </w:t>
      </w:r>
      <w:r w:rsidR="003F2AC8">
        <w:rPr>
          <w:lang w:val="en-US"/>
        </w:rPr>
        <w:fldChar w:fldCharType="begin"/>
      </w:r>
      <w:r w:rsidR="003F2AC8">
        <w:rPr>
          <w:lang w:val="en-US"/>
        </w:rPr>
        <w:instrText xml:space="preserve"> REF _Ref121772610 \h </w:instrText>
      </w:r>
      <w:r w:rsidR="003F2AC8">
        <w:rPr>
          <w:lang w:val="en-US"/>
        </w:rPr>
      </w:r>
      <w:r w:rsidR="003F2AC8">
        <w:rPr>
          <w:lang w:val="en-US"/>
        </w:rPr>
        <w:fldChar w:fldCharType="separate"/>
      </w:r>
      <w:r w:rsidR="00F41382" w:rsidRPr="00F41382">
        <w:rPr>
          <w:szCs w:val="24"/>
          <w:lang w:val="en-US"/>
        </w:rPr>
        <w:t xml:space="preserve">Figure </w:t>
      </w:r>
      <w:r w:rsidR="00F41382" w:rsidRPr="00F41382">
        <w:rPr>
          <w:noProof/>
          <w:szCs w:val="24"/>
          <w:lang w:val="en-US"/>
        </w:rPr>
        <w:t>3</w:t>
      </w:r>
      <w:r w:rsidR="003F2AC8">
        <w:rPr>
          <w:lang w:val="en-US"/>
        </w:rPr>
        <w:fldChar w:fldCharType="end"/>
      </w:r>
      <w:r w:rsidR="003F2AC8">
        <w:rPr>
          <w:lang w:val="en-US"/>
        </w:rPr>
        <w:t xml:space="preserve"> </w:t>
      </w:r>
      <w:r w:rsidR="00F41382">
        <w:rPr>
          <w:lang w:val="en-US"/>
        </w:rPr>
        <w:t xml:space="preserve">and </w:t>
      </w:r>
      <w:r w:rsidR="009F041A">
        <w:rPr>
          <w:lang w:val="en-US"/>
        </w:rPr>
        <w:fldChar w:fldCharType="begin"/>
      </w:r>
      <w:r w:rsidR="009F041A">
        <w:rPr>
          <w:lang w:val="en-US"/>
        </w:rPr>
        <w:instrText xml:space="preserve"> REF _Ref121773463 \h </w:instrText>
      </w:r>
      <w:r w:rsidR="009F041A">
        <w:rPr>
          <w:lang w:val="en-US"/>
        </w:rPr>
      </w:r>
      <w:r w:rsidR="009F041A">
        <w:rPr>
          <w:lang w:val="en-US"/>
        </w:rPr>
        <w:fldChar w:fldCharType="separate"/>
      </w:r>
      <w:r w:rsidR="009F041A" w:rsidRPr="009F041A">
        <w:rPr>
          <w:szCs w:val="24"/>
          <w:lang w:val="en-US"/>
        </w:rPr>
        <w:t xml:space="preserve">Figure </w:t>
      </w:r>
      <w:r w:rsidR="009F041A" w:rsidRPr="009F041A">
        <w:rPr>
          <w:noProof/>
          <w:szCs w:val="24"/>
          <w:lang w:val="en-US"/>
        </w:rPr>
        <w:t>4</w:t>
      </w:r>
      <w:r w:rsidR="009F041A">
        <w:rPr>
          <w:lang w:val="en-US"/>
        </w:rPr>
        <w:fldChar w:fldCharType="end"/>
      </w:r>
      <w:r w:rsidR="003F2AC8">
        <w:rPr>
          <w:lang w:val="en-US"/>
        </w:rPr>
        <w:t>,</w:t>
      </w:r>
      <w:r w:rsidR="00AB2FBD">
        <w:rPr>
          <w:lang w:val="en-US"/>
        </w:rPr>
        <w:t xml:space="preserve"> </w:t>
      </w:r>
      <w:r w:rsidR="0050243E" w:rsidRPr="0050243E">
        <w:rPr>
          <w:lang w:val="en-US"/>
        </w:rPr>
        <w:t xml:space="preserve">wherein </w:t>
      </w:r>
      <w:r w:rsidR="000B6BE1" w:rsidRPr="0050243E">
        <w:rPr>
          <w:lang w:val="en-US"/>
        </w:rPr>
        <w:t>differences</w:t>
      </w:r>
      <w:r w:rsidR="0050243E" w:rsidRPr="0050243E">
        <w:rPr>
          <w:lang w:val="en-US"/>
        </w:rPr>
        <w:t xml:space="preserve"> between tested algorithms are </w:t>
      </w:r>
      <w:r w:rsidR="000B6BE1" w:rsidRPr="0050243E">
        <w:rPr>
          <w:lang w:val="en-US"/>
        </w:rPr>
        <w:t>defined</w:t>
      </w:r>
      <w:r w:rsidR="0050243E" w:rsidRPr="0050243E">
        <w:rPr>
          <w:lang w:val="en-US"/>
        </w:rPr>
        <w:t>, with separate plots for each coupling agent.</w:t>
      </w:r>
    </w:p>
    <w:p w14:paraId="278FB0B0" w14:textId="23260741" w:rsidR="00865F11" w:rsidRDefault="00B9408C" w:rsidP="00B04568">
      <w:pPr>
        <w:spacing w:line="240" w:lineRule="auto"/>
        <w:rPr>
          <w:lang w:val="en-US"/>
        </w:rPr>
      </w:pPr>
      <w:r w:rsidRPr="00B9408C">
        <w:rPr>
          <w:lang w:val="en-US"/>
        </w:rPr>
        <w:t xml:space="preserve">It is </w:t>
      </w:r>
      <w:r w:rsidR="0088739E" w:rsidRPr="00B9408C">
        <w:rPr>
          <w:lang w:val="en-US"/>
        </w:rPr>
        <w:t>notable</w:t>
      </w:r>
      <w:r w:rsidRPr="00B9408C">
        <w:rPr>
          <w:lang w:val="en-US"/>
        </w:rPr>
        <w:t xml:space="preserve"> that each model type </w:t>
      </w:r>
      <w:r w:rsidR="0088739E" w:rsidRPr="00B9408C">
        <w:rPr>
          <w:lang w:val="en-US"/>
        </w:rPr>
        <w:t>represents</w:t>
      </w:r>
      <w:r w:rsidRPr="00B9408C">
        <w:rPr>
          <w:lang w:val="en-US"/>
        </w:rPr>
        <w:t xml:space="preserve"> a distinct approach; for instance, the boosted decision tree </w:t>
      </w:r>
      <w:r w:rsidR="0088739E" w:rsidRPr="00B9408C">
        <w:rPr>
          <w:lang w:val="en-US"/>
        </w:rPr>
        <w:t>groups</w:t>
      </w:r>
      <w:r w:rsidRPr="00B9408C">
        <w:rPr>
          <w:lang w:val="en-US"/>
        </w:rPr>
        <w:t xml:space="preserve"> data into a more condensed subset, while linear regression exhibits a linear change with </w:t>
      </w:r>
      <w:r w:rsidR="00E27B9D" w:rsidRPr="00B9408C">
        <w:rPr>
          <w:lang w:val="en-US"/>
        </w:rPr>
        <w:t>changes</w:t>
      </w:r>
      <w:r w:rsidRPr="00B9408C">
        <w:rPr>
          <w:lang w:val="en-US"/>
        </w:rPr>
        <w:t xml:space="preserve"> in parameters. Furthermore, regarding the boosted decision tree model, wherein predictions for tensile strength can exhibit sharp differences between adjacent formulations. In contrast, linear regression consistently </w:t>
      </w:r>
      <w:r w:rsidR="00E27B9D" w:rsidRPr="00B9408C">
        <w:rPr>
          <w:lang w:val="en-US"/>
        </w:rPr>
        <w:t>shows</w:t>
      </w:r>
      <w:r w:rsidRPr="00B9408C">
        <w:rPr>
          <w:lang w:val="en-US"/>
        </w:rPr>
        <w:t xml:space="preserve"> similar tensile strength predictions for adjacent formulations. This </w:t>
      </w:r>
      <w:r w:rsidR="00E27B9D" w:rsidRPr="00B9408C">
        <w:rPr>
          <w:lang w:val="en-US"/>
        </w:rPr>
        <w:t>difference</w:t>
      </w:r>
      <w:r w:rsidRPr="00B9408C">
        <w:rPr>
          <w:lang w:val="en-US"/>
        </w:rPr>
        <w:t xml:space="preserve"> </w:t>
      </w:r>
      <w:r w:rsidR="00E27B9D" w:rsidRPr="00B9408C">
        <w:rPr>
          <w:lang w:val="en-US"/>
        </w:rPr>
        <w:t>highlights</w:t>
      </w:r>
      <w:r w:rsidRPr="00B9408C">
        <w:rPr>
          <w:lang w:val="en-US"/>
        </w:rPr>
        <w:t xml:space="preserve"> the behavior of different models in capturing and representing the </w:t>
      </w:r>
      <w:r w:rsidR="00E27B9D" w:rsidRPr="00B9408C">
        <w:rPr>
          <w:lang w:val="en-US"/>
        </w:rPr>
        <w:t>complex</w:t>
      </w:r>
      <w:r w:rsidRPr="00B9408C">
        <w:rPr>
          <w:lang w:val="en-US"/>
        </w:rPr>
        <w:t xml:space="preserve"> relationships within the data.</w:t>
      </w:r>
    </w:p>
    <w:p w14:paraId="4B621E67" w14:textId="4749DD97" w:rsidR="003665D4" w:rsidRPr="00865F11" w:rsidRDefault="00D10571" w:rsidP="00DF4068">
      <w:pPr>
        <w:spacing w:line="240" w:lineRule="auto"/>
        <w:ind w:firstLine="0"/>
        <w:rPr>
          <w:lang w:val="en-US"/>
        </w:rPr>
      </w:pPr>
      <w:r>
        <w:rPr>
          <w:noProof/>
          <w:lang w:val="en-US"/>
        </w:rPr>
        <w:drawing>
          <wp:inline distT="0" distB="0" distL="0" distR="0" wp14:anchorId="77C6BB3A" wp14:editId="6369B399">
            <wp:extent cx="4751705" cy="3320415"/>
            <wp:effectExtent l="0" t="0" r="0" b="0"/>
            <wp:docPr id="6" name="Picture 6"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urfac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51705" cy="3320415"/>
                    </a:xfrm>
                    <a:prstGeom prst="rect">
                      <a:avLst/>
                    </a:prstGeom>
                  </pic:spPr>
                </pic:pic>
              </a:graphicData>
            </a:graphic>
          </wp:inline>
        </w:drawing>
      </w:r>
    </w:p>
    <w:p w14:paraId="0F674DAA" w14:textId="127EB628" w:rsidR="00577059" w:rsidRDefault="00577059" w:rsidP="00577059">
      <w:pPr>
        <w:pStyle w:val="Caption"/>
        <w:rPr>
          <w:sz w:val="24"/>
          <w:szCs w:val="24"/>
        </w:rPr>
      </w:pPr>
      <w:bookmarkStart w:id="4" w:name="_Ref121772610"/>
      <w:bookmarkStart w:id="5" w:name="_Hlk117526369"/>
      <w:r w:rsidRPr="003F1A84">
        <w:rPr>
          <w:sz w:val="24"/>
          <w:szCs w:val="24"/>
        </w:rPr>
        <w:t xml:space="preserve">Figure </w:t>
      </w:r>
      <w:r w:rsidRPr="003F1A84">
        <w:rPr>
          <w:sz w:val="24"/>
          <w:szCs w:val="24"/>
        </w:rPr>
        <w:fldChar w:fldCharType="begin"/>
      </w:r>
      <w:r w:rsidRPr="003F1A84">
        <w:rPr>
          <w:sz w:val="24"/>
          <w:szCs w:val="24"/>
        </w:rPr>
        <w:instrText xml:space="preserve"> SEQ Figure \* ARABIC </w:instrText>
      </w:r>
      <w:r w:rsidRPr="003F1A84">
        <w:rPr>
          <w:sz w:val="24"/>
          <w:szCs w:val="24"/>
        </w:rPr>
        <w:fldChar w:fldCharType="separate"/>
      </w:r>
      <w:r w:rsidR="009F4DAB">
        <w:rPr>
          <w:noProof/>
          <w:sz w:val="24"/>
          <w:szCs w:val="24"/>
        </w:rPr>
        <w:t>3</w:t>
      </w:r>
      <w:r w:rsidRPr="003F1A84">
        <w:rPr>
          <w:noProof/>
          <w:sz w:val="24"/>
          <w:szCs w:val="24"/>
        </w:rPr>
        <w:fldChar w:fldCharType="end"/>
      </w:r>
      <w:bookmarkEnd w:id="4"/>
      <w:r w:rsidRPr="003F1A84">
        <w:rPr>
          <w:sz w:val="24"/>
          <w:szCs w:val="24"/>
        </w:rPr>
        <w:t xml:space="preserve"> Prediction </w:t>
      </w:r>
      <w:r w:rsidR="009042B4">
        <w:rPr>
          <w:sz w:val="24"/>
          <w:szCs w:val="24"/>
        </w:rPr>
        <w:t>of tensile strength from linear regression model</w:t>
      </w:r>
    </w:p>
    <w:p w14:paraId="69A3E75D" w14:textId="6A5826E2" w:rsidR="007D1743" w:rsidRDefault="00AA5376" w:rsidP="007D1743">
      <w:pPr>
        <w:spacing w:line="276" w:lineRule="auto"/>
        <w:rPr>
          <w:lang w:val="en-US" w:eastAsia="de-DE"/>
        </w:rPr>
      </w:pPr>
      <w:r w:rsidRPr="00AA5376">
        <w:rPr>
          <w:lang w:val="en-US" w:eastAsia="de-DE"/>
        </w:rPr>
        <w:t xml:space="preserve">The linear regression model, </w:t>
      </w:r>
      <w:r w:rsidR="009421B0" w:rsidRPr="00AA5376">
        <w:rPr>
          <w:lang w:val="en-US" w:eastAsia="de-DE"/>
        </w:rPr>
        <w:t>shown</w:t>
      </w:r>
      <w:r w:rsidRPr="00AA5376">
        <w:rPr>
          <w:lang w:val="en-US" w:eastAsia="de-DE"/>
        </w:rPr>
        <w:t xml:space="preserve"> in</w:t>
      </w:r>
      <w:r>
        <w:rPr>
          <w:lang w:val="en-US" w:eastAsia="de-DE"/>
        </w:rPr>
        <w:t xml:space="preserve"> </w:t>
      </w:r>
      <w:r w:rsidR="00B86E3F">
        <w:rPr>
          <w:lang w:val="en-US" w:eastAsia="de-DE"/>
        </w:rPr>
        <w:fldChar w:fldCharType="begin"/>
      </w:r>
      <w:r w:rsidR="00B86E3F">
        <w:rPr>
          <w:lang w:val="en-US" w:eastAsia="de-DE"/>
        </w:rPr>
        <w:instrText xml:space="preserve"> REF _Ref121772610 \h </w:instrText>
      </w:r>
      <w:r w:rsidR="00DE004D">
        <w:rPr>
          <w:lang w:val="en-US" w:eastAsia="de-DE"/>
        </w:rPr>
        <w:instrText xml:space="preserve"> \* MERGEFORMAT </w:instrText>
      </w:r>
      <w:r w:rsidR="00B86E3F">
        <w:rPr>
          <w:lang w:val="en-US" w:eastAsia="de-DE"/>
        </w:rPr>
      </w:r>
      <w:r w:rsidR="00B86E3F">
        <w:rPr>
          <w:lang w:val="en-US" w:eastAsia="de-DE"/>
        </w:rPr>
        <w:fldChar w:fldCharType="separate"/>
      </w:r>
      <w:r w:rsidR="00B86E3F" w:rsidRPr="00B86E3F">
        <w:rPr>
          <w:szCs w:val="24"/>
          <w:lang w:val="en-US"/>
        </w:rPr>
        <w:t xml:space="preserve">Figure </w:t>
      </w:r>
      <w:r w:rsidR="00B86E3F" w:rsidRPr="00B86E3F">
        <w:rPr>
          <w:noProof/>
          <w:szCs w:val="24"/>
          <w:lang w:val="en-US"/>
        </w:rPr>
        <w:t>3</w:t>
      </w:r>
      <w:r w:rsidR="00B86E3F">
        <w:rPr>
          <w:lang w:val="en-US" w:eastAsia="de-DE"/>
        </w:rPr>
        <w:fldChar w:fldCharType="end"/>
      </w:r>
      <w:r w:rsidR="00DC2F77">
        <w:rPr>
          <w:lang w:val="en-US" w:eastAsia="de-DE"/>
        </w:rPr>
        <w:t xml:space="preserve"> </w:t>
      </w:r>
      <w:r w:rsidR="007D1743" w:rsidRPr="007D1743">
        <w:rPr>
          <w:lang w:val="en-US" w:eastAsia="de-DE"/>
        </w:rPr>
        <w:t xml:space="preserve">, reveals a general trend wherein an </w:t>
      </w:r>
      <w:r w:rsidR="009421B0" w:rsidRPr="007D1743">
        <w:rPr>
          <w:lang w:val="en-US" w:eastAsia="de-DE"/>
        </w:rPr>
        <w:t>increase</w:t>
      </w:r>
      <w:r w:rsidR="007D1743" w:rsidRPr="007D1743">
        <w:rPr>
          <w:lang w:val="en-US" w:eastAsia="de-DE"/>
        </w:rPr>
        <w:t xml:space="preserve"> in the concentration of coupling agents, coupled with a reduction in wool concentration, corresponds to an increase in tensile strength. Nevertheless, this </w:t>
      </w:r>
      <w:r w:rsidR="009421B0" w:rsidRPr="007D1743">
        <w:rPr>
          <w:lang w:val="en-US" w:eastAsia="de-DE"/>
        </w:rPr>
        <w:t>improvement</w:t>
      </w:r>
      <w:r w:rsidR="007D1743" w:rsidRPr="007D1743">
        <w:rPr>
          <w:lang w:val="en-US" w:eastAsia="de-DE"/>
        </w:rPr>
        <w:t xml:space="preserve"> was particularly notable at lower coupling agent concentrations, specifically up to 0.5 phr. Notably, coupling agents B and D, characterized by lower concentrations, demonstrated more significant improvements compared to other surface modifiers, thereby contributing to the overall enhancement of tensile strength.</w:t>
      </w:r>
    </w:p>
    <w:p w14:paraId="150807EB" w14:textId="542D51B1" w:rsidR="00577059" w:rsidRPr="007D1743" w:rsidRDefault="00D10571" w:rsidP="007D1743">
      <w:pPr>
        <w:spacing w:line="276" w:lineRule="auto"/>
        <w:ind w:firstLine="0"/>
        <w:rPr>
          <w:szCs w:val="24"/>
          <w:lang w:val="en-US"/>
        </w:rPr>
      </w:pPr>
      <w:r>
        <w:rPr>
          <w:noProof/>
          <w:szCs w:val="24"/>
        </w:rPr>
        <w:lastRenderedPageBreak/>
        <w:drawing>
          <wp:inline distT="0" distB="0" distL="0" distR="0" wp14:anchorId="3BBD033C" wp14:editId="42CAFB54">
            <wp:extent cx="4751705" cy="3320415"/>
            <wp:effectExtent l="0" t="0" r="0" b="0"/>
            <wp:docPr id="7" name="Picture 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reemap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51705" cy="3320415"/>
                    </a:xfrm>
                    <a:prstGeom prst="rect">
                      <a:avLst/>
                    </a:prstGeom>
                  </pic:spPr>
                </pic:pic>
              </a:graphicData>
            </a:graphic>
          </wp:inline>
        </w:drawing>
      </w:r>
    </w:p>
    <w:p w14:paraId="70247997" w14:textId="4542A8D8" w:rsidR="00577059" w:rsidRPr="003F1A84" w:rsidRDefault="00577059" w:rsidP="00577059">
      <w:pPr>
        <w:pStyle w:val="Caption"/>
        <w:rPr>
          <w:sz w:val="24"/>
          <w:szCs w:val="24"/>
        </w:rPr>
      </w:pPr>
      <w:bookmarkStart w:id="6" w:name="_Ref121773463"/>
      <w:r w:rsidRPr="003F1A84">
        <w:rPr>
          <w:sz w:val="24"/>
          <w:szCs w:val="24"/>
        </w:rPr>
        <w:t xml:space="preserve">Figure </w:t>
      </w:r>
      <w:r w:rsidRPr="003F1A84">
        <w:rPr>
          <w:sz w:val="24"/>
          <w:szCs w:val="24"/>
        </w:rPr>
        <w:fldChar w:fldCharType="begin"/>
      </w:r>
      <w:r w:rsidRPr="003F1A84">
        <w:rPr>
          <w:sz w:val="24"/>
          <w:szCs w:val="24"/>
        </w:rPr>
        <w:instrText xml:space="preserve"> SEQ Figure \* ARABIC </w:instrText>
      </w:r>
      <w:r w:rsidRPr="003F1A84">
        <w:rPr>
          <w:sz w:val="24"/>
          <w:szCs w:val="24"/>
        </w:rPr>
        <w:fldChar w:fldCharType="separate"/>
      </w:r>
      <w:r w:rsidR="002C05B7">
        <w:rPr>
          <w:noProof/>
          <w:sz w:val="24"/>
          <w:szCs w:val="24"/>
        </w:rPr>
        <w:t>4</w:t>
      </w:r>
      <w:r w:rsidRPr="003F1A84">
        <w:rPr>
          <w:sz w:val="24"/>
          <w:szCs w:val="24"/>
        </w:rPr>
        <w:fldChar w:fldCharType="end"/>
      </w:r>
      <w:bookmarkEnd w:id="6"/>
      <w:r w:rsidRPr="003F1A84">
        <w:rPr>
          <w:sz w:val="24"/>
          <w:szCs w:val="24"/>
        </w:rPr>
        <w:t xml:space="preserve"> Prediction of </w:t>
      </w:r>
      <w:r w:rsidR="009042B4">
        <w:rPr>
          <w:sz w:val="24"/>
          <w:szCs w:val="24"/>
        </w:rPr>
        <w:t>tensile strength from boosted decision tree regression model</w:t>
      </w:r>
    </w:p>
    <w:p w14:paraId="21821EC8" w14:textId="6F0AD334" w:rsidR="001B6D2F" w:rsidRDefault="001B6D2F" w:rsidP="00045C57">
      <w:pPr>
        <w:spacing w:line="276" w:lineRule="auto"/>
        <w:rPr>
          <w:lang w:val="en-US" w:eastAsia="de-DE"/>
        </w:rPr>
      </w:pPr>
      <w:r w:rsidRPr="001B6D2F">
        <w:rPr>
          <w:lang w:val="en-US" w:eastAsia="de-DE"/>
        </w:rPr>
        <w:t xml:space="preserve">An alternative approach for simulating tensile strength involved the use of boosted decision tree regression. Across all examined coupling agents and wool concentrations below 1 phr, the addition of coupling agents resulted in an enhancement of tensile strength. Notably, changes in the concentration of coupling agents did not lead to </w:t>
      </w:r>
      <w:r w:rsidR="003D68C2" w:rsidRPr="001B6D2F">
        <w:rPr>
          <w:lang w:val="en-US" w:eastAsia="de-DE"/>
        </w:rPr>
        <w:t>changes</w:t>
      </w:r>
      <w:r w:rsidRPr="001B6D2F">
        <w:rPr>
          <w:lang w:val="en-US" w:eastAsia="de-DE"/>
        </w:rPr>
        <w:t xml:space="preserve"> in this property within the boosted decision tree model. In </w:t>
      </w:r>
      <w:r w:rsidR="003D68C2" w:rsidRPr="001B6D2F">
        <w:rPr>
          <w:lang w:val="en-US" w:eastAsia="de-DE"/>
        </w:rPr>
        <w:t>cases</w:t>
      </w:r>
      <w:r w:rsidRPr="001B6D2F">
        <w:rPr>
          <w:lang w:val="en-US" w:eastAsia="de-DE"/>
        </w:rPr>
        <w:t xml:space="preserve"> of higher wool concentrations, where an increase in wool content tended to decrease tensile strength, the presence of even low concentrations of coupling agents proved beneficial in </w:t>
      </w:r>
      <w:r w:rsidR="003D68C2" w:rsidRPr="001B6D2F">
        <w:rPr>
          <w:lang w:val="en-US" w:eastAsia="de-DE"/>
        </w:rPr>
        <w:t>modifying</w:t>
      </w:r>
      <w:r w:rsidRPr="001B6D2F">
        <w:rPr>
          <w:lang w:val="en-US" w:eastAsia="de-DE"/>
        </w:rPr>
        <w:t xml:space="preserve"> the adverse impact of wool addition. For wool content exceeding 7 phr, it was </w:t>
      </w:r>
      <w:r w:rsidR="00C75F0F" w:rsidRPr="001B6D2F">
        <w:rPr>
          <w:lang w:val="en-US" w:eastAsia="de-DE"/>
        </w:rPr>
        <w:t>co</w:t>
      </w:r>
      <w:r w:rsidR="00C75F0F">
        <w:rPr>
          <w:lang w:val="en-US" w:eastAsia="de-DE"/>
        </w:rPr>
        <w:t>ncluded</w:t>
      </w:r>
      <w:r w:rsidRPr="001B6D2F">
        <w:rPr>
          <w:lang w:val="en-US" w:eastAsia="de-DE"/>
        </w:rPr>
        <w:t xml:space="preserve"> to </w:t>
      </w:r>
      <w:r w:rsidR="00AB46CE" w:rsidRPr="001B6D2F">
        <w:rPr>
          <w:lang w:val="en-US" w:eastAsia="de-DE"/>
        </w:rPr>
        <w:t>use</w:t>
      </w:r>
      <w:r w:rsidRPr="001B6D2F">
        <w:rPr>
          <w:lang w:val="en-US" w:eastAsia="de-DE"/>
        </w:rPr>
        <w:t xml:space="preserve"> coupling agent concentrations above 2 phr. </w:t>
      </w:r>
      <w:r w:rsidR="00B02DBA" w:rsidRPr="001B6D2F">
        <w:rPr>
          <w:lang w:val="en-US" w:eastAsia="de-DE"/>
        </w:rPr>
        <w:t>Bring into line</w:t>
      </w:r>
      <w:r w:rsidRPr="001B6D2F">
        <w:rPr>
          <w:lang w:val="en-US" w:eastAsia="de-DE"/>
        </w:rPr>
        <w:t xml:space="preserve"> with the </w:t>
      </w:r>
      <w:r w:rsidR="00B02DBA" w:rsidRPr="001B6D2F">
        <w:rPr>
          <w:lang w:val="en-US" w:eastAsia="de-DE"/>
        </w:rPr>
        <w:t>assumptions</w:t>
      </w:r>
      <w:r w:rsidRPr="001B6D2F">
        <w:rPr>
          <w:lang w:val="en-US" w:eastAsia="de-DE"/>
        </w:rPr>
        <w:t xml:space="preserve"> drawn from the linear regression model for tensile strength, both coupling agents B and D </w:t>
      </w:r>
      <w:r w:rsidR="00146E90" w:rsidRPr="001B6D2F">
        <w:rPr>
          <w:lang w:val="en-US" w:eastAsia="de-DE"/>
        </w:rPr>
        <w:t>showed</w:t>
      </w:r>
      <w:r w:rsidRPr="001B6D2F">
        <w:rPr>
          <w:lang w:val="en-US" w:eastAsia="de-DE"/>
        </w:rPr>
        <w:t xml:space="preserve"> the most effective compensation for the negative effects of wool additive compared to the remaining coupling agents investigated in the study.</w:t>
      </w:r>
    </w:p>
    <w:p w14:paraId="1FED6B9B" w14:textId="2D93E862" w:rsidR="00342CAA" w:rsidRDefault="0022162A" w:rsidP="00045C57">
      <w:pPr>
        <w:spacing w:line="276" w:lineRule="auto"/>
        <w:rPr>
          <w:lang w:val="en-US" w:eastAsia="de-DE"/>
        </w:rPr>
      </w:pPr>
      <w:r w:rsidRPr="0022162A">
        <w:rPr>
          <w:lang w:val="en-US" w:eastAsia="de-DE"/>
        </w:rPr>
        <w:t xml:space="preserve">The evaluation of the tensile strength models </w:t>
      </w:r>
      <w:r w:rsidR="00146E90" w:rsidRPr="0022162A">
        <w:rPr>
          <w:lang w:val="en-US" w:eastAsia="de-DE"/>
        </w:rPr>
        <w:t>valued</w:t>
      </w:r>
      <w:r w:rsidRPr="0022162A">
        <w:rPr>
          <w:lang w:val="en-US" w:eastAsia="de-DE"/>
        </w:rPr>
        <w:t xml:space="preserve"> their precision and facilitated comparisons between them. Mean Absolute Error (MAE) and Root Mean Squared Error (RMSE) evaluations were provided in MPa units, enabling the comparison of models pertaining to the same property. </w:t>
      </w:r>
      <w:r w:rsidR="00146E90" w:rsidRPr="0022162A">
        <w:rPr>
          <w:lang w:val="en-US" w:eastAsia="de-DE"/>
        </w:rPr>
        <w:t xml:space="preserve">On the </w:t>
      </w:r>
      <w:r w:rsidR="00146E90" w:rsidRPr="0022162A">
        <w:rPr>
          <w:lang w:val="en-US" w:eastAsia="de-DE"/>
        </w:rPr>
        <w:lastRenderedPageBreak/>
        <w:t>other hand</w:t>
      </w:r>
      <w:r w:rsidRPr="0022162A">
        <w:rPr>
          <w:lang w:val="en-US" w:eastAsia="de-DE"/>
        </w:rPr>
        <w:t xml:space="preserve">, Relative Standard Error (RSE), Relative Absolute Error (RAE), and </w:t>
      </w:r>
      <w:r w:rsidR="004B1795">
        <w:rPr>
          <w:lang w:val="en-US" w:eastAsia="de-DE"/>
        </w:rPr>
        <w:t>Coefficient of Determination</w:t>
      </w:r>
      <w:r w:rsidRPr="0022162A">
        <w:rPr>
          <w:lang w:val="en-US" w:eastAsia="de-DE"/>
        </w:rPr>
        <w:t xml:space="preserve"> (R</w:t>
      </w:r>
      <w:r w:rsidRPr="00073CA8">
        <w:rPr>
          <w:vertAlign w:val="superscript"/>
          <w:lang w:val="en-US" w:eastAsia="de-DE"/>
        </w:rPr>
        <w:t>2</w:t>
      </w:r>
      <w:r w:rsidRPr="0022162A">
        <w:rPr>
          <w:lang w:val="en-US" w:eastAsia="de-DE"/>
        </w:rPr>
        <w:t xml:space="preserve">) are absolute values, </w:t>
      </w:r>
      <w:r w:rsidR="00E2127A" w:rsidRPr="0022162A">
        <w:rPr>
          <w:lang w:val="en-US" w:eastAsia="de-DE"/>
        </w:rPr>
        <w:t>helping</w:t>
      </w:r>
      <w:r w:rsidRPr="0022162A">
        <w:rPr>
          <w:lang w:val="en-US" w:eastAsia="de-DE"/>
        </w:rPr>
        <w:t xml:space="preserve"> additional comparisons among models across various properties with diverse value ranges and units. The boosted decision tree regression model displayed lower values for both MAE and RMSE, indicative of superior precision compared to the linear regression model. The MAE value of 1.34 MPa for the boosted decision tree model </w:t>
      </w:r>
      <w:r w:rsidR="00B25EEE" w:rsidRPr="0022162A">
        <w:rPr>
          <w:lang w:val="en-US" w:eastAsia="de-DE"/>
        </w:rPr>
        <w:t>indicated</w:t>
      </w:r>
      <w:r w:rsidRPr="0022162A">
        <w:rPr>
          <w:lang w:val="en-US" w:eastAsia="de-DE"/>
        </w:rPr>
        <w:t xml:space="preserve"> better average model accuracy, whereas the linear regression model exhibited a value of 2.16 MPa. Although the boosted decision tree model showed higher accuracy, the errors of both MAEs fell within the range of 0.93-2.59 MPa, corresponding to the standard deviation of the original data employed for modeling</w:t>
      </w:r>
      <w:r w:rsidR="003B3455">
        <w:rPr>
          <w:lang w:val="en-US" w:eastAsia="de-DE"/>
        </w:rPr>
        <w:t>.</w:t>
      </w:r>
      <w:r w:rsidR="003B3455">
        <w:rPr>
          <w:lang w:val="en-US" w:eastAsia="de-DE"/>
        </w:rPr>
        <w:fldChar w:fldCharType="begin" w:fldLock="1"/>
      </w:r>
      <w:r w:rsidR="00A02B01">
        <w:rPr>
          <w:lang w:val="en-US" w:eastAsia="de-DE"/>
        </w:rPr>
        <w:instrText>ADDIN CSL_CITATION {"citationItems":[{"id":"ITEM-1","itemData":{"DOI":"10.3390/polym11091514","ISSN":"20734360","abstract":"A method to modify polymers is that of introducing fibers in a matrix to produce a fiber-reinforced polymer (FRP). Consequently, the aim of this work was to study the compatibility effect of four coupling agents on wool FRP properties, using poly(lactic acid) plasticized with maleinized linseed oil as polymer matrix. The content of wool assessed was 1 phr. The compatibilizers were (3-(2-aminoethylamino)propyl)-trimethoxysilane, trimethoxy (2-(7-oxabicyclo (4.1.0)hept-3-yl) ethyl) silane, tris(2-methoxyethoxy)(vinyl) silane and titanium (IV) (triethanolaminate)isopropoxide. Initially, wool was modified with coupling agents in an acetone/water (50/50) solution. Mechanical properties were evaluated by tensile and flexural properties, hardness by Shore D measurement and impact resistance by Charpy's energy. Differential scanning calorimetry, dynamic thermo-mechanical analysis, and thermogravimetric analysis were conducted to evaluate the interaction among components and the effect of the coupling agents on the thermal properties of the original material. Color, wettability and scanning electron microscopy were used to describe physical and microstructural properties. Modification of fibers allows achieving improved mechanical properties and changes the thermal properties of the FRPs slightly. Coupling agent treatment helps to formulate PLA-MLO and sheep wool materials and to improve their performance, thereby creating a broader spectrum of applications for PLA maintaining the bio-based character of the material.","author":[{"dropping-particle":"","family":"Pawlak","given":"Franciszek","non-dropping-particle":"","parse-names":false,"suffix":""},{"dropping-particle":"","family":"Aldas","given":"Miguel","non-dropping-particle":"","parse-names":false,"suffix":""},{"dropping-particle":"","family":"López-Martínez","given":"Juan","non-dropping-particle":"","parse-names":false,"suffix":""},{"dropping-particle":"","family":"Samper","given":"María Dolores","non-dropping-particle":"","parse-names":false,"suffix":""}],"container-title":"Polymers","id":"ITEM-1","issue":"9","issued":{"date-parts":[["2019"]]},"title":"Effect of different compatibilizers on injection-molded green fiber-reinforced polymers based on poly(lactic acid)-maleinized linseed oil system and sheep wool","type":"article-journal","volume":"11"},"uris":["http://www.mendeley.com/documents/?uuid=1f2aa64b-52ef-4f9e-a295-c261d5157161"]},{"id":"ITEM-2","itemData":{"DOI":"10.3390/polym12112523","ISSN":"20734360","abstract":"Poly(lactic acid) (PLA) was plasticized with maleinized linseed oil (MLO) and further reinforced with sheep wool fibers recovered from the dairy industry. The wool fibers were firstly functionalized with 1 and 2.5 phr of tris(2-methoxyethoxy)(vinyl) (TVS) silane coupling agent and were further used in 1, 5, and 10 phr to reinforce the PLA/MLO matrix. Then, the composite materials were processed by extrusion, followed by injection-molding processes. The mechanical, thermal, microstructural, and surface properties were assessed. While the addition of untreated wool fibers to the plasticized PLA/MLO matrix caused a general decrease in the mechanical properties, the TVS treatment was able to slightly compensate for such mechanical losses. Additionally, a shift in cold crystallization and a decrease in the degree of crystallization were observed due to the fiber silane modification. The microstructural analysis confirmed enhanced interaction between silane-modified fibers and the polymeric matrix. The inclusion of the fiber into the PLA/MLO matrix made the obtained material more hydrophobic, while the yellowish color of the material increased with the fiber content.","author":[{"dropping-particle":"","family":"Pawlak","given":"Franciszek","non-dropping-particle":"","parse-names":false,"suffix":""},{"dropping-particle":"","family":"Aldas","given":"Miguel","non-dropping-particle":"","parse-names":false,"suffix":""},{"dropping-particle":"","family":"Parres","given":"Francisco","non-dropping-particle":"","parse-names":false,"suffix":""},{"dropping-particle":"","family":"López-Martínez","given":"Juan","non-dropping-particle":"","parse-names":false,"suffix":""},{"dropping-particle":"","family":"Arrieta","given":"Marina Patricia","non-dropping-particle":"","parse-names":false,"suffix":""}],"container-title":"Polymers","id":"ITEM-2","issue":"11","issued":{"date-parts":[["2020"]]},"page":"1-22","title":"Silane-functionalized sheep wool fibers from dairy industry waste for the development of plasticized pla composites with maleinized linseed oil for injection-molded parts","type":"article-journal","volume":"12"},"uris":["http://www.mendeley.com/documents/?uuid=10bdcbf3-816f-475a-a35e-a3f59191ec64"]}],"mendeley":{"formattedCitation":"[4,11]","plainTextFormattedCitation":"[4,11]","previouslyFormattedCitation":"[4,11]"},"properties":{"noteIndex":0},"schema":"https://github.com/citation-style-language/schema/raw/master/csl-citation.json"}</w:instrText>
      </w:r>
      <w:r w:rsidR="003B3455">
        <w:rPr>
          <w:lang w:val="en-US" w:eastAsia="de-DE"/>
        </w:rPr>
        <w:fldChar w:fldCharType="separate"/>
      </w:r>
      <w:r w:rsidR="003B3455" w:rsidRPr="003B3455">
        <w:rPr>
          <w:noProof/>
          <w:lang w:val="en-US" w:eastAsia="de-DE"/>
        </w:rPr>
        <w:t>[4,11]</w:t>
      </w:r>
      <w:r w:rsidR="003B3455">
        <w:rPr>
          <w:lang w:val="en-US" w:eastAsia="de-DE"/>
        </w:rPr>
        <w:fldChar w:fldCharType="end"/>
      </w:r>
      <w:r w:rsidR="00442C1A">
        <w:rPr>
          <w:lang w:val="en-US" w:eastAsia="de-DE"/>
        </w:rPr>
        <w:t xml:space="preserve"> </w:t>
      </w:r>
      <w:r w:rsidR="00342CAA" w:rsidRPr="00342CAA">
        <w:rPr>
          <w:lang w:val="en-US" w:eastAsia="de-DE"/>
        </w:rPr>
        <w:t xml:space="preserve">Additionally, the marginal difference between the MAE and RMSE values for the boosted decision tree regression suggested a similarity in prediction errors. </w:t>
      </w:r>
      <w:r w:rsidR="009F2E96" w:rsidRPr="00342CAA">
        <w:rPr>
          <w:lang w:val="en-US" w:eastAsia="de-DE"/>
        </w:rPr>
        <w:t>On the contrary</w:t>
      </w:r>
      <w:r w:rsidR="00342CAA" w:rsidRPr="00342CAA">
        <w:rPr>
          <w:lang w:val="en-US" w:eastAsia="de-DE"/>
        </w:rPr>
        <w:t xml:space="preserve">, for linear regression, the substantial difference between the MAE and RMSE indicated the presence of larger errors for </w:t>
      </w:r>
      <w:r w:rsidR="009F2E96">
        <w:rPr>
          <w:lang w:val="en-US" w:eastAsia="de-DE"/>
        </w:rPr>
        <w:t>the</w:t>
      </w:r>
      <w:r w:rsidR="00342CAA" w:rsidRPr="00342CAA">
        <w:rPr>
          <w:lang w:val="en-US" w:eastAsia="de-DE"/>
        </w:rPr>
        <w:t xml:space="preserve"> predictions.</w:t>
      </w:r>
    </w:p>
    <w:p w14:paraId="0A790A74" w14:textId="1692F11A" w:rsidR="006074D1" w:rsidRDefault="006074D1" w:rsidP="00045C57">
      <w:pPr>
        <w:spacing w:line="276" w:lineRule="auto"/>
        <w:rPr>
          <w:lang w:val="en-US" w:eastAsia="de-DE"/>
        </w:rPr>
      </w:pPr>
      <w:r w:rsidRPr="006074D1">
        <w:rPr>
          <w:lang w:val="en-US" w:eastAsia="de-DE"/>
        </w:rPr>
        <w:t>Furthermore, the R</w:t>
      </w:r>
      <w:r w:rsidRPr="004B1795">
        <w:rPr>
          <w:vertAlign w:val="superscript"/>
          <w:lang w:val="en-US" w:eastAsia="de-DE"/>
        </w:rPr>
        <w:t>2</w:t>
      </w:r>
      <w:r w:rsidR="004B1795">
        <w:rPr>
          <w:lang w:val="en-US" w:eastAsia="de-DE"/>
        </w:rPr>
        <w:t xml:space="preserve"> values</w:t>
      </w:r>
      <w:r w:rsidRPr="006074D1">
        <w:rPr>
          <w:lang w:val="en-US" w:eastAsia="de-DE"/>
        </w:rPr>
        <w:t xml:space="preserve"> demonstrated that the boosted decision tree regression </w:t>
      </w:r>
      <w:r w:rsidR="009F2E96" w:rsidRPr="006074D1">
        <w:rPr>
          <w:lang w:val="en-US" w:eastAsia="de-DE"/>
        </w:rPr>
        <w:t>revealed</w:t>
      </w:r>
      <w:r w:rsidRPr="006074D1">
        <w:rPr>
          <w:lang w:val="en-US" w:eastAsia="de-DE"/>
        </w:rPr>
        <w:t xml:space="preserve"> </w:t>
      </w:r>
      <w:r w:rsidR="009F2E96">
        <w:rPr>
          <w:lang w:val="en-US" w:eastAsia="de-DE"/>
        </w:rPr>
        <w:t>a good</w:t>
      </w:r>
      <w:r w:rsidRPr="006074D1">
        <w:rPr>
          <w:lang w:val="en-US" w:eastAsia="de-DE"/>
        </w:rPr>
        <w:t xml:space="preserve"> fit to the input data, suggesting its applicability for predicting data points beyond those used in model creation. However, despite the good </w:t>
      </w:r>
      <w:r w:rsidR="009F2E96" w:rsidRPr="006074D1">
        <w:rPr>
          <w:lang w:val="en-US" w:eastAsia="de-DE"/>
        </w:rPr>
        <w:t>fitting</w:t>
      </w:r>
      <w:r w:rsidRPr="006074D1">
        <w:rPr>
          <w:lang w:val="en-US" w:eastAsia="de-DE"/>
        </w:rPr>
        <w:t xml:space="preserve"> of linear regression based on the coefficient of determination, greater errors in tensile strength prediction were observed.</w:t>
      </w:r>
    </w:p>
    <w:p w14:paraId="6904C2FA" w14:textId="4962D6DC" w:rsidR="00BD7D2A" w:rsidRDefault="006074D1" w:rsidP="00BD7D2A">
      <w:pPr>
        <w:spacing w:line="276" w:lineRule="auto"/>
        <w:rPr>
          <w:szCs w:val="24"/>
          <w:lang w:val="en-US"/>
        </w:rPr>
      </w:pPr>
      <w:r w:rsidRPr="006074D1">
        <w:rPr>
          <w:szCs w:val="24"/>
          <w:lang w:val="en-US"/>
        </w:rPr>
        <w:t xml:space="preserve">The models for the 5% mass loss temperature showed a comparable trend, although the boosted decision tree model tended to </w:t>
      </w:r>
      <w:r w:rsidR="00107F5F" w:rsidRPr="006074D1">
        <w:rPr>
          <w:szCs w:val="24"/>
          <w:lang w:val="en-US"/>
        </w:rPr>
        <w:t>group</w:t>
      </w:r>
      <w:r w:rsidRPr="006074D1">
        <w:rPr>
          <w:szCs w:val="24"/>
          <w:lang w:val="en-US"/>
        </w:rPr>
        <w:t xml:space="preserve"> results into subsets more </w:t>
      </w:r>
      <w:r w:rsidR="00107F5F" w:rsidRPr="006074D1">
        <w:rPr>
          <w:szCs w:val="24"/>
          <w:lang w:val="en-US"/>
        </w:rPr>
        <w:t>notably</w:t>
      </w:r>
      <w:r w:rsidRPr="006074D1">
        <w:rPr>
          <w:szCs w:val="24"/>
          <w:lang w:val="en-US"/>
        </w:rPr>
        <w:t xml:space="preserve"> than the linear regression model. The results of the </w:t>
      </w:r>
      <w:r w:rsidR="00107F5F" w:rsidRPr="006074D1">
        <w:rPr>
          <w:szCs w:val="24"/>
          <w:lang w:val="en-US"/>
        </w:rPr>
        <w:t>assumption</w:t>
      </w:r>
      <w:r w:rsidRPr="006074D1">
        <w:rPr>
          <w:szCs w:val="24"/>
          <w:lang w:val="en-US"/>
        </w:rPr>
        <w:t xml:space="preserve"> for the linear regression model are </w:t>
      </w:r>
      <w:r w:rsidR="00107F5F" w:rsidRPr="006074D1">
        <w:rPr>
          <w:szCs w:val="24"/>
          <w:lang w:val="en-US"/>
        </w:rPr>
        <w:t>showed</w:t>
      </w:r>
      <w:r w:rsidRPr="006074D1">
        <w:rPr>
          <w:szCs w:val="24"/>
          <w:lang w:val="en-US"/>
        </w:rPr>
        <w:t xml:space="preserve"> in</w:t>
      </w:r>
      <w:r>
        <w:rPr>
          <w:szCs w:val="24"/>
          <w:lang w:val="en-US"/>
        </w:rPr>
        <w:t xml:space="preserve"> </w:t>
      </w:r>
      <w:r w:rsidR="0035326C">
        <w:rPr>
          <w:szCs w:val="24"/>
        </w:rPr>
        <w:fldChar w:fldCharType="begin"/>
      </w:r>
      <w:r w:rsidR="0035326C" w:rsidRPr="00392E05">
        <w:rPr>
          <w:szCs w:val="24"/>
          <w:lang w:val="en-US"/>
        </w:rPr>
        <w:instrText xml:space="preserve"> REF _Ref121774379 \h </w:instrText>
      </w:r>
      <w:r w:rsidR="0035326C">
        <w:rPr>
          <w:szCs w:val="24"/>
        </w:rPr>
      </w:r>
      <w:r w:rsidR="0035326C">
        <w:rPr>
          <w:szCs w:val="24"/>
        </w:rPr>
        <w:fldChar w:fldCharType="separate"/>
      </w:r>
      <w:r w:rsidR="0035326C" w:rsidRPr="00392E05">
        <w:rPr>
          <w:szCs w:val="24"/>
          <w:lang w:val="en-US"/>
        </w:rPr>
        <w:t xml:space="preserve">Figure </w:t>
      </w:r>
      <w:r w:rsidR="0035326C" w:rsidRPr="00392E05">
        <w:rPr>
          <w:noProof/>
          <w:szCs w:val="24"/>
          <w:lang w:val="en-US"/>
        </w:rPr>
        <w:t>5</w:t>
      </w:r>
      <w:r w:rsidR="0035326C">
        <w:rPr>
          <w:szCs w:val="24"/>
        </w:rPr>
        <w:fldChar w:fldCharType="end"/>
      </w:r>
      <w:r w:rsidR="00326F8E" w:rsidRPr="00392E05">
        <w:rPr>
          <w:szCs w:val="24"/>
          <w:lang w:val="en-US"/>
        </w:rPr>
        <w:t xml:space="preserve">. </w:t>
      </w:r>
      <w:bookmarkEnd w:id="5"/>
      <w:r w:rsidR="00BD7D2A" w:rsidRPr="00BD7D2A">
        <w:rPr>
          <w:szCs w:val="24"/>
          <w:lang w:val="en-US"/>
        </w:rPr>
        <w:t xml:space="preserve">The model predicts that, following an initial increase, the temperature decrease occurs at coupling agent concentrations higher than 0.5 phr. The model also </w:t>
      </w:r>
      <w:r w:rsidR="00107F5F" w:rsidRPr="00BD7D2A">
        <w:rPr>
          <w:szCs w:val="24"/>
          <w:lang w:val="en-US"/>
        </w:rPr>
        <w:t>predicts</w:t>
      </w:r>
      <w:r w:rsidR="00BD7D2A" w:rsidRPr="00BD7D2A">
        <w:rPr>
          <w:szCs w:val="24"/>
          <w:lang w:val="en-US"/>
        </w:rPr>
        <w:t xml:space="preserve"> that the initial increase in mass loss temperature observed for 0.5 phr is reduced by an increase in coupling agent concentration. Depending on the type of coupling agent, the model predicts equal temperatures between 1-2 phr of coupling agent. The highest initial increase in temperature was observed for coupling agent B modification, while 0.5 phr of coupling agent C exhibited the lowest temperature among the modifications.</w:t>
      </w:r>
    </w:p>
    <w:p w14:paraId="7A7C4813" w14:textId="2DAD3631" w:rsidR="00A051CC" w:rsidRPr="00BD7D2A" w:rsidRDefault="00D10571" w:rsidP="00BD7D2A">
      <w:pPr>
        <w:spacing w:line="276" w:lineRule="auto"/>
        <w:ind w:firstLine="0"/>
        <w:rPr>
          <w:szCs w:val="24"/>
          <w:lang w:val="en-US"/>
        </w:rPr>
      </w:pPr>
      <w:r>
        <w:rPr>
          <w:noProof/>
          <w:szCs w:val="24"/>
        </w:rPr>
        <w:lastRenderedPageBreak/>
        <w:drawing>
          <wp:inline distT="0" distB="0" distL="0" distR="0" wp14:anchorId="61C42342" wp14:editId="74FEBAB4">
            <wp:extent cx="4751705" cy="3319145"/>
            <wp:effectExtent l="0" t="0" r="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51705" cy="3319145"/>
                    </a:xfrm>
                    <a:prstGeom prst="rect">
                      <a:avLst/>
                    </a:prstGeom>
                  </pic:spPr>
                </pic:pic>
              </a:graphicData>
            </a:graphic>
          </wp:inline>
        </w:drawing>
      </w:r>
    </w:p>
    <w:p w14:paraId="0CE5EDED" w14:textId="4287B152" w:rsidR="00A051CC" w:rsidRDefault="00A051CC" w:rsidP="00A051CC">
      <w:pPr>
        <w:pStyle w:val="Caption"/>
        <w:rPr>
          <w:sz w:val="24"/>
          <w:szCs w:val="24"/>
        </w:rPr>
      </w:pPr>
      <w:bookmarkStart w:id="7" w:name="_Ref121774379"/>
      <w:r w:rsidRPr="003F1A84">
        <w:rPr>
          <w:sz w:val="24"/>
          <w:szCs w:val="24"/>
        </w:rPr>
        <w:t xml:space="preserve">Figure </w:t>
      </w:r>
      <w:r w:rsidRPr="003F1A84">
        <w:rPr>
          <w:sz w:val="24"/>
          <w:szCs w:val="24"/>
        </w:rPr>
        <w:fldChar w:fldCharType="begin"/>
      </w:r>
      <w:r w:rsidRPr="003F1A84">
        <w:rPr>
          <w:sz w:val="24"/>
          <w:szCs w:val="24"/>
        </w:rPr>
        <w:instrText xml:space="preserve"> SEQ Figure \* ARABIC </w:instrText>
      </w:r>
      <w:r w:rsidRPr="003F1A84">
        <w:rPr>
          <w:sz w:val="24"/>
          <w:szCs w:val="24"/>
        </w:rPr>
        <w:fldChar w:fldCharType="separate"/>
      </w:r>
      <w:r w:rsidR="002C05B7">
        <w:rPr>
          <w:noProof/>
          <w:sz w:val="24"/>
          <w:szCs w:val="24"/>
        </w:rPr>
        <w:t>5</w:t>
      </w:r>
      <w:r w:rsidRPr="003F1A84">
        <w:rPr>
          <w:sz w:val="24"/>
          <w:szCs w:val="24"/>
        </w:rPr>
        <w:fldChar w:fldCharType="end"/>
      </w:r>
      <w:bookmarkEnd w:id="7"/>
      <w:r w:rsidRPr="00883B4D">
        <w:rPr>
          <w:sz w:val="24"/>
          <w:szCs w:val="24"/>
        </w:rPr>
        <w:t xml:space="preserve"> Prediction of </w:t>
      </w:r>
      <w:r w:rsidR="00D7289A" w:rsidRPr="00883B4D">
        <w:rPr>
          <w:sz w:val="24"/>
          <w:szCs w:val="24"/>
        </w:rPr>
        <w:t>5% mass loss temperature from linear regression model</w:t>
      </w:r>
    </w:p>
    <w:p w14:paraId="0D491A5E" w14:textId="13132520" w:rsidR="007B551B" w:rsidRPr="007B551B" w:rsidRDefault="003C4A1F" w:rsidP="007B551B">
      <w:pPr>
        <w:rPr>
          <w:szCs w:val="24"/>
          <w:lang w:val="en-US"/>
        </w:rPr>
      </w:pPr>
      <w:r w:rsidRPr="003C4A1F">
        <w:rPr>
          <w:szCs w:val="24"/>
          <w:lang w:val="en-US"/>
        </w:rPr>
        <w:t xml:space="preserve">The boosted decision model exhibits </w:t>
      </w:r>
      <w:r w:rsidR="0095133D" w:rsidRPr="003C4A1F">
        <w:rPr>
          <w:szCs w:val="24"/>
          <w:lang w:val="en-US"/>
        </w:rPr>
        <w:t>comparable</w:t>
      </w:r>
      <w:r w:rsidRPr="003C4A1F">
        <w:rPr>
          <w:szCs w:val="24"/>
          <w:lang w:val="en-US"/>
        </w:rPr>
        <w:t xml:space="preserve"> patterns in response to varying coupling agent concentrations, as illustrated in</w:t>
      </w:r>
      <w:r>
        <w:rPr>
          <w:szCs w:val="24"/>
          <w:lang w:val="en-US"/>
        </w:rPr>
        <w:t xml:space="preserve"> </w:t>
      </w:r>
      <w:r w:rsidR="004D23B5">
        <w:rPr>
          <w:szCs w:val="24"/>
          <w:lang w:val="en-US"/>
        </w:rPr>
        <w:fldChar w:fldCharType="begin"/>
      </w:r>
      <w:r w:rsidR="004D23B5">
        <w:rPr>
          <w:szCs w:val="24"/>
          <w:lang w:val="en-US"/>
        </w:rPr>
        <w:instrText xml:space="preserve"> REF _Ref124595043 \h </w:instrText>
      </w:r>
      <w:r w:rsidR="004D23B5">
        <w:rPr>
          <w:szCs w:val="24"/>
          <w:lang w:val="en-US"/>
        </w:rPr>
      </w:r>
      <w:r w:rsidR="004D23B5">
        <w:rPr>
          <w:szCs w:val="24"/>
          <w:lang w:val="en-US"/>
        </w:rPr>
        <w:fldChar w:fldCharType="separate"/>
      </w:r>
      <w:r w:rsidR="004D23B5" w:rsidRPr="004D23B5">
        <w:rPr>
          <w:szCs w:val="24"/>
          <w:lang w:val="en-US"/>
        </w:rPr>
        <w:t xml:space="preserve">Figure </w:t>
      </w:r>
      <w:r w:rsidR="004D23B5" w:rsidRPr="004D23B5">
        <w:rPr>
          <w:noProof/>
          <w:szCs w:val="24"/>
          <w:lang w:val="en-US"/>
        </w:rPr>
        <w:t>6</w:t>
      </w:r>
      <w:r w:rsidR="004D23B5">
        <w:rPr>
          <w:szCs w:val="24"/>
          <w:lang w:val="en-US"/>
        </w:rPr>
        <w:fldChar w:fldCharType="end"/>
      </w:r>
      <w:r w:rsidR="00045C57">
        <w:rPr>
          <w:szCs w:val="24"/>
          <w:lang w:val="en-US"/>
        </w:rPr>
        <w:t xml:space="preserve">. </w:t>
      </w:r>
      <w:r w:rsidR="007B551B" w:rsidRPr="007B551B">
        <w:rPr>
          <w:szCs w:val="24"/>
          <w:lang w:val="en-US"/>
        </w:rPr>
        <w:t xml:space="preserve">Specifically, the model predicts that treatment with up to 0.5 phr of coupling agent leads to an increase in temperature. Subsequently, between 0.5 and 1.5 phr, the temperature stabilizes at a </w:t>
      </w:r>
      <w:r w:rsidR="0095133D" w:rsidRPr="007B551B">
        <w:rPr>
          <w:szCs w:val="24"/>
          <w:lang w:val="en-US"/>
        </w:rPr>
        <w:t>stable</w:t>
      </w:r>
      <w:r w:rsidR="007B551B" w:rsidRPr="007B551B">
        <w:rPr>
          <w:szCs w:val="24"/>
          <w:lang w:val="en-US"/>
        </w:rPr>
        <w:t xml:space="preserve"> level, and beyond this range, it experiences a decline. This behavior can be categorized into three distinct subsets of predictions based on wool concentration: below 0.5 phr, between 0.5 and 7 phr, and above 7 phr.</w:t>
      </w:r>
    </w:p>
    <w:p w14:paraId="7ED784A2" w14:textId="4AEF172A" w:rsidR="001C2980" w:rsidRPr="003D35B3" w:rsidRDefault="007B551B" w:rsidP="007B551B">
      <w:pPr>
        <w:rPr>
          <w:lang w:val="en-US" w:eastAsia="de-DE"/>
        </w:rPr>
      </w:pPr>
      <w:r w:rsidRPr="007B551B">
        <w:rPr>
          <w:szCs w:val="24"/>
          <w:lang w:val="en-US"/>
        </w:rPr>
        <w:t xml:space="preserve">Furthermore, among the tested coupling agents, coupling agent C is generally associated with the most substantial decrease in the predicted temperature. This observation </w:t>
      </w:r>
      <w:r w:rsidR="0095133D">
        <w:rPr>
          <w:szCs w:val="24"/>
          <w:lang w:val="en-US"/>
        </w:rPr>
        <w:t>shows</w:t>
      </w:r>
      <w:r w:rsidRPr="007B551B">
        <w:rPr>
          <w:szCs w:val="24"/>
          <w:lang w:val="en-US"/>
        </w:rPr>
        <w:t xml:space="preserve"> effects of different coupling agents on the predicted thermal behavior, further contributing to the understanding of their impact in varying concentration scenarios.</w:t>
      </w:r>
    </w:p>
    <w:p w14:paraId="5AB50204" w14:textId="77777777" w:rsidR="00A051CC" w:rsidRPr="003F1A84" w:rsidRDefault="00A051CC" w:rsidP="00A051CC">
      <w:pPr>
        <w:pStyle w:val="MDPI31text"/>
        <w:rPr>
          <w:rFonts w:ascii="Times New Roman" w:hAnsi="Times New Roman"/>
          <w:sz w:val="24"/>
          <w:szCs w:val="24"/>
        </w:rPr>
      </w:pPr>
    </w:p>
    <w:p w14:paraId="6D1B4245" w14:textId="46AC6062" w:rsidR="00A051CC" w:rsidRPr="003F1A84" w:rsidRDefault="00D10571" w:rsidP="003D35B3">
      <w:pPr>
        <w:pStyle w:val="MDPI31text"/>
        <w:ind w:right="-881" w:firstLine="0"/>
        <w:rPr>
          <w:rFonts w:ascii="Times New Roman" w:hAnsi="Times New Roman"/>
          <w:sz w:val="24"/>
          <w:szCs w:val="24"/>
        </w:rPr>
      </w:pPr>
      <w:r>
        <w:rPr>
          <w:noProof/>
        </w:rPr>
        <w:drawing>
          <wp:inline distT="0" distB="0" distL="0" distR="0" wp14:anchorId="5DFA72A8" wp14:editId="48185557">
            <wp:extent cx="4751705" cy="3319780"/>
            <wp:effectExtent l="0" t="0" r="0" b="0"/>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51705" cy="3319780"/>
                    </a:xfrm>
                    <a:prstGeom prst="rect">
                      <a:avLst/>
                    </a:prstGeom>
                  </pic:spPr>
                </pic:pic>
              </a:graphicData>
            </a:graphic>
          </wp:inline>
        </w:drawing>
      </w:r>
    </w:p>
    <w:p w14:paraId="49CA43B5" w14:textId="3576BCBE" w:rsidR="00A051CC" w:rsidRPr="003F1A84" w:rsidRDefault="00A051CC" w:rsidP="00A051CC">
      <w:pPr>
        <w:pStyle w:val="Caption"/>
        <w:rPr>
          <w:sz w:val="24"/>
          <w:szCs w:val="24"/>
        </w:rPr>
      </w:pPr>
      <w:bookmarkStart w:id="8" w:name="_Ref124595043"/>
      <w:r w:rsidRPr="003F1A84">
        <w:rPr>
          <w:sz w:val="24"/>
          <w:szCs w:val="24"/>
        </w:rPr>
        <w:t xml:space="preserve">Figure </w:t>
      </w:r>
      <w:r w:rsidRPr="003F1A84">
        <w:rPr>
          <w:sz w:val="24"/>
          <w:szCs w:val="24"/>
        </w:rPr>
        <w:fldChar w:fldCharType="begin"/>
      </w:r>
      <w:r w:rsidRPr="003F1A84">
        <w:rPr>
          <w:sz w:val="24"/>
          <w:szCs w:val="24"/>
        </w:rPr>
        <w:instrText xml:space="preserve"> SEQ Figure \* ARABIC </w:instrText>
      </w:r>
      <w:r w:rsidRPr="003F1A84">
        <w:rPr>
          <w:sz w:val="24"/>
          <w:szCs w:val="24"/>
        </w:rPr>
        <w:fldChar w:fldCharType="separate"/>
      </w:r>
      <w:r w:rsidR="002C05B7">
        <w:rPr>
          <w:noProof/>
          <w:sz w:val="24"/>
          <w:szCs w:val="24"/>
        </w:rPr>
        <w:t>6</w:t>
      </w:r>
      <w:r w:rsidRPr="003F1A84">
        <w:rPr>
          <w:sz w:val="24"/>
          <w:szCs w:val="24"/>
        </w:rPr>
        <w:fldChar w:fldCharType="end"/>
      </w:r>
      <w:bookmarkEnd w:id="8"/>
      <w:r w:rsidRPr="003F1A84">
        <w:rPr>
          <w:sz w:val="24"/>
          <w:szCs w:val="24"/>
        </w:rPr>
        <w:t xml:space="preserve"> Prediction of </w:t>
      </w:r>
      <w:r w:rsidR="00D7289A">
        <w:rPr>
          <w:sz w:val="24"/>
          <w:szCs w:val="24"/>
        </w:rPr>
        <w:t>5% mass loss temperature from boosted decision tree regression model</w:t>
      </w:r>
    </w:p>
    <w:p w14:paraId="358DF288" w14:textId="15F2D4F0" w:rsidR="00C35FB7" w:rsidRDefault="00C35FB7" w:rsidP="00EF1DEF">
      <w:pPr>
        <w:spacing w:line="240" w:lineRule="auto"/>
        <w:rPr>
          <w:rFonts w:cs="Times New Roman"/>
          <w:szCs w:val="24"/>
          <w:lang w:val="en-US"/>
        </w:rPr>
      </w:pPr>
      <w:r w:rsidRPr="00C35FB7">
        <w:rPr>
          <w:rFonts w:cs="Times New Roman"/>
          <w:szCs w:val="24"/>
          <w:lang w:val="en-US"/>
        </w:rPr>
        <w:t xml:space="preserve">Analogous to the mechanical models for the 5% mass loss temperature, </w:t>
      </w:r>
      <w:r w:rsidR="0095133D" w:rsidRPr="00C35FB7">
        <w:rPr>
          <w:rFonts w:cs="Times New Roman"/>
          <w:szCs w:val="24"/>
          <w:lang w:val="en-US"/>
        </w:rPr>
        <w:t>greater</w:t>
      </w:r>
      <w:r w:rsidRPr="00C35FB7">
        <w:rPr>
          <w:rFonts w:cs="Times New Roman"/>
          <w:szCs w:val="24"/>
          <w:lang w:val="en-US"/>
        </w:rPr>
        <w:t xml:space="preserve"> accuracy was </w:t>
      </w:r>
      <w:r w:rsidR="0095133D" w:rsidRPr="00C35FB7">
        <w:rPr>
          <w:rFonts w:cs="Times New Roman"/>
          <w:szCs w:val="24"/>
          <w:lang w:val="en-US"/>
        </w:rPr>
        <w:t>achieved</w:t>
      </w:r>
      <w:r w:rsidRPr="00C35FB7">
        <w:rPr>
          <w:rFonts w:cs="Times New Roman"/>
          <w:szCs w:val="24"/>
          <w:lang w:val="en-US"/>
        </w:rPr>
        <w:t xml:space="preserve"> for the boosted decision tree regression model. The Mean Absolute Error (MAE) value for this model was </w:t>
      </w:r>
      <w:r w:rsidR="00AD499E" w:rsidRPr="00C35FB7">
        <w:rPr>
          <w:rFonts w:cs="Times New Roman"/>
          <w:szCs w:val="24"/>
          <w:lang w:val="en-US"/>
        </w:rPr>
        <w:t>noted</w:t>
      </w:r>
      <w:r w:rsidRPr="00C35FB7">
        <w:rPr>
          <w:rFonts w:cs="Times New Roman"/>
          <w:szCs w:val="24"/>
          <w:lang w:val="en-US"/>
        </w:rPr>
        <w:t xml:space="preserve"> at 2.86ºC, while the MAE increased to 3.59ºC for the linear regression model. This </w:t>
      </w:r>
      <w:r w:rsidR="00453615" w:rsidRPr="00C35FB7">
        <w:rPr>
          <w:rFonts w:cs="Times New Roman"/>
          <w:szCs w:val="24"/>
          <w:lang w:val="en-US"/>
        </w:rPr>
        <w:t>difference</w:t>
      </w:r>
      <w:r w:rsidRPr="00C35FB7">
        <w:rPr>
          <w:rFonts w:cs="Times New Roman"/>
          <w:szCs w:val="24"/>
          <w:lang w:val="en-US"/>
        </w:rPr>
        <w:t xml:space="preserve"> in MAE values </w:t>
      </w:r>
      <w:r w:rsidR="00453615" w:rsidRPr="00C35FB7">
        <w:rPr>
          <w:rFonts w:cs="Times New Roman"/>
          <w:szCs w:val="24"/>
          <w:lang w:val="en-US"/>
        </w:rPr>
        <w:t>highlights</w:t>
      </w:r>
      <w:r w:rsidRPr="00C35FB7">
        <w:rPr>
          <w:rFonts w:cs="Times New Roman"/>
          <w:szCs w:val="24"/>
          <w:lang w:val="en-US"/>
        </w:rPr>
        <w:t xml:space="preserve"> the </w:t>
      </w:r>
      <w:r w:rsidR="00453615" w:rsidRPr="00C35FB7">
        <w:rPr>
          <w:rFonts w:cs="Times New Roman"/>
          <w:szCs w:val="24"/>
          <w:lang w:val="en-US"/>
        </w:rPr>
        <w:t>better</w:t>
      </w:r>
      <w:r w:rsidRPr="00C35FB7">
        <w:rPr>
          <w:rFonts w:cs="Times New Roman"/>
          <w:szCs w:val="24"/>
          <w:lang w:val="en-US"/>
        </w:rPr>
        <w:t xml:space="preserve"> precision of the boosted decision tree regression model in predicting the 5% mass loss temperature when compared to its linear regression counterpart.</w:t>
      </w:r>
    </w:p>
    <w:p w14:paraId="5D73AD05" w14:textId="57ECCEEE" w:rsidR="00465756" w:rsidRPr="00465756" w:rsidRDefault="00242006" w:rsidP="00465756">
      <w:pPr>
        <w:spacing w:line="240" w:lineRule="auto"/>
        <w:rPr>
          <w:rFonts w:cs="Times New Roman"/>
          <w:szCs w:val="24"/>
          <w:lang w:val="en-US"/>
        </w:rPr>
      </w:pPr>
      <w:r w:rsidRPr="00242006">
        <w:rPr>
          <w:rFonts w:cs="Times New Roman"/>
          <w:szCs w:val="24"/>
          <w:lang w:val="en-US"/>
        </w:rPr>
        <w:t>To compare actual data with modeled data, we selected the results of five representative formulations from</w:t>
      </w:r>
      <w:r>
        <w:rPr>
          <w:rFonts w:cs="Times New Roman"/>
          <w:szCs w:val="24"/>
          <w:lang w:val="en-US"/>
        </w:rPr>
        <w:t xml:space="preserve"> </w:t>
      </w:r>
      <w:r w:rsidR="007D39DB">
        <w:rPr>
          <w:rFonts w:cs="Times New Roman"/>
          <w:szCs w:val="24"/>
          <w:lang w:val="en-US"/>
        </w:rPr>
        <w:fldChar w:fldCharType="begin"/>
      </w:r>
      <w:r w:rsidR="007D39DB">
        <w:rPr>
          <w:rFonts w:cs="Times New Roman"/>
          <w:szCs w:val="24"/>
          <w:lang w:val="en-US"/>
        </w:rPr>
        <w:instrText xml:space="preserve"> REF _Ref121429668 \h </w:instrText>
      </w:r>
      <w:r w:rsidR="007D39DB">
        <w:rPr>
          <w:rFonts w:cs="Times New Roman"/>
          <w:szCs w:val="24"/>
          <w:lang w:val="en-US"/>
        </w:rPr>
      </w:r>
      <w:r w:rsidR="007D39DB">
        <w:rPr>
          <w:rFonts w:cs="Times New Roman"/>
          <w:szCs w:val="24"/>
          <w:lang w:val="en-US"/>
        </w:rPr>
        <w:fldChar w:fldCharType="separate"/>
      </w:r>
      <w:r w:rsidR="002C05B7" w:rsidRPr="002C05B7">
        <w:rPr>
          <w:b/>
          <w:bCs/>
          <w:szCs w:val="24"/>
          <w:lang w:val="en-US"/>
        </w:rPr>
        <w:t xml:space="preserve">Table </w:t>
      </w:r>
      <w:r w:rsidR="002C05B7" w:rsidRPr="002C05B7">
        <w:rPr>
          <w:b/>
          <w:bCs/>
          <w:noProof/>
          <w:szCs w:val="24"/>
          <w:lang w:val="en-US"/>
        </w:rPr>
        <w:t>1</w:t>
      </w:r>
      <w:r w:rsidR="007D39DB">
        <w:rPr>
          <w:rFonts w:cs="Times New Roman"/>
          <w:szCs w:val="24"/>
          <w:lang w:val="en-US"/>
        </w:rPr>
        <w:fldChar w:fldCharType="end"/>
      </w:r>
      <w:r w:rsidR="001B76C1">
        <w:rPr>
          <w:rFonts w:cs="Times New Roman"/>
          <w:szCs w:val="24"/>
          <w:lang w:val="en-US"/>
        </w:rPr>
        <w:t xml:space="preserve"> </w:t>
      </w:r>
      <w:r w:rsidR="00453615" w:rsidRPr="00465756">
        <w:rPr>
          <w:rFonts w:cs="Times New Roman"/>
          <w:szCs w:val="24"/>
          <w:lang w:val="en-US"/>
        </w:rPr>
        <w:t>involving</w:t>
      </w:r>
      <w:r w:rsidR="00465756" w:rsidRPr="00465756">
        <w:rPr>
          <w:rFonts w:cs="Times New Roman"/>
          <w:szCs w:val="24"/>
          <w:lang w:val="en-US"/>
        </w:rPr>
        <w:t xml:space="preserve"> both unmodified and modified types of wool fiber. As </w:t>
      </w:r>
      <w:r w:rsidR="00453615" w:rsidRPr="00465756">
        <w:rPr>
          <w:rFonts w:cs="Times New Roman"/>
          <w:szCs w:val="24"/>
          <w:lang w:val="en-US"/>
        </w:rPr>
        <w:t>predicted</w:t>
      </w:r>
      <w:r w:rsidR="00465756" w:rsidRPr="00465756">
        <w:rPr>
          <w:rFonts w:cs="Times New Roman"/>
          <w:szCs w:val="24"/>
          <w:lang w:val="en-US"/>
        </w:rPr>
        <w:t xml:space="preserve"> from the model evaluations, both the boosted decision and linear regression models enabled the prediction of results that closely resembled the actual average outcomes. However, for certain samples such as PLA-MLO-1W or PLA-MLO-1W-1C, predictions generated by both linear and boosted decision tree regressions did not yield satisfactory results when compared to the actual measured values and exceeded mean absolute errors.</w:t>
      </w:r>
    </w:p>
    <w:p w14:paraId="70AC8142" w14:textId="4A8142EE" w:rsidR="00B66230" w:rsidRDefault="00465756" w:rsidP="00465756">
      <w:pPr>
        <w:spacing w:line="240" w:lineRule="auto"/>
        <w:rPr>
          <w:rFonts w:cs="Times New Roman"/>
          <w:szCs w:val="24"/>
          <w:lang w:val="en-US"/>
        </w:rPr>
      </w:pPr>
      <w:r w:rsidRPr="00465756">
        <w:rPr>
          <w:rFonts w:cs="Times New Roman"/>
          <w:szCs w:val="24"/>
          <w:lang w:val="en-US"/>
        </w:rPr>
        <w:t xml:space="preserve">Despite the proximity of numerous predictions to the actual values, it is essential to acknowledge that the presented models are not perfectly fitting and should be regarded </w:t>
      </w:r>
      <w:r w:rsidR="00CC7F3A">
        <w:rPr>
          <w:rFonts w:cs="Times New Roman"/>
          <w:szCs w:val="24"/>
          <w:lang w:val="en-US"/>
        </w:rPr>
        <w:t xml:space="preserve">rather </w:t>
      </w:r>
      <w:r w:rsidRPr="00465756">
        <w:rPr>
          <w:rFonts w:cs="Times New Roman"/>
          <w:szCs w:val="24"/>
          <w:lang w:val="en-US"/>
        </w:rPr>
        <w:t xml:space="preserve">as reference points. Furthermore, when predicting </w:t>
      </w:r>
      <w:r w:rsidRPr="00465756">
        <w:rPr>
          <w:rFonts w:cs="Times New Roman"/>
          <w:szCs w:val="24"/>
          <w:lang w:val="en-US"/>
        </w:rPr>
        <w:lastRenderedPageBreak/>
        <w:t>values, both models should be considered to showcase the range of predictions and provide a comprehensive perspective on the potential variations between the modeled and actual outcomes.</w:t>
      </w:r>
    </w:p>
    <w:p w14:paraId="7CBB276A" w14:textId="77777777" w:rsidR="00092D0D" w:rsidRDefault="00092D0D" w:rsidP="00EF1DEF">
      <w:pPr>
        <w:spacing w:line="240" w:lineRule="auto"/>
        <w:rPr>
          <w:rFonts w:cs="Times New Roman"/>
          <w:szCs w:val="24"/>
          <w:lang w:val="en-US"/>
        </w:rPr>
      </w:pPr>
    </w:p>
    <w:p w14:paraId="688F032E" w14:textId="76B225E3" w:rsidR="00B66230" w:rsidRDefault="00092D0D" w:rsidP="00541F95">
      <w:pPr>
        <w:ind w:firstLine="0"/>
        <w:rPr>
          <w:rFonts w:cs="Times New Roman"/>
          <w:szCs w:val="24"/>
          <w:lang w:val="en-US"/>
        </w:rPr>
      </w:pPr>
      <w:r>
        <w:rPr>
          <w:rFonts w:cs="Times New Roman"/>
          <w:noProof/>
          <w:szCs w:val="24"/>
          <w:lang w:val="en-US"/>
        </w:rPr>
        <w:drawing>
          <wp:inline distT="0" distB="0" distL="0" distR="0" wp14:anchorId="2B645D04" wp14:editId="19578D76">
            <wp:extent cx="5124450" cy="3580198"/>
            <wp:effectExtent l="0" t="0" r="0" b="127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31448" cy="3585087"/>
                    </a:xfrm>
                    <a:prstGeom prst="rect">
                      <a:avLst/>
                    </a:prstGeom>
                  </pic:spPr>
                </pic:pic>
              </a:graphicData>
            </a:graphic>
          </wp:inline>
        </w:drawing>
      </w:r>
    </w:p>
    <w:p w14:paraId="25DA7E6E" w14:textId="308AD051" w:rsidR="002C05B7" w:rsidRPr="003F1A84" w:rsidRDefault="002C05B7" w:rsidP="002C05B7">
      <w:pPr>
        <w:pStyle w:val="Caption"/>
        <w:rPr>
          <w:sz w:val="24"/>
          <w:szCs w:val="24"/>
        </w:rPr>
      </w:pPr>
      <w:bookmarkStart w:id="9" w:name="_Ref124611152"/>
      <w:r w:rsidRPr="003F1A84">
        <w:rPr>
          <w:sz w:val="24"/>
          <w:szCs w:val="24"/>
        </w:rPr>
        <w:t xml:space="preserve">Figure </w:t>
      </w:r>
      <w:r w:rsidRPr="003F1A84">
        <w:rPr>
          <w:sz w:val="24"/>
          <w:szCs w:val="24"/>
        </w:rPr>
        <w:fldChar w:fldCharType="begin"/>
      </w:r>
      <w:r w:rsidRPr="003F1A84">
        <w:rPr>
          <w:sz w:val="24"/>
          <w:szCs w:val="24"/>
        </w:rPr>
        <w:instrText xml:space="preserve"> SEQ Figure \* ARABIC </w:instrText>
      </w:r>
      <w:r w:rsidRPr="003F1A84">
        <w:rPr>
          <w:sz w:val="24"/>
          <w:szCs w:val="24"/>
        </w:rPr>
        <w:fldChar w:fldCharType="separate"/>
      </w:r>
      <w:r>
        <w:rPr>
          <w:noProof/>
          <w:sz w:val="24"/>
          <w:szCs w:val="24"/>
        </w:rPr>
        <w:t>7</w:t>
      </w:r>
      <w:r w:rsidRPr="003F1A84">
        <w:rPr>
          <w:sz w:val="24"/>
          <w:szCs w:val="24"/>
        </w:rPr>
        <w:fldChar w:fldCharType="end"/>
      </w:r>
      <w:bookmarkEnd w:id="9"/>
      <w:r w:rsidRPr="003F1A84">
        <w:rPr>
          <w:sz w:val="24"/>
          <w:szCs w:val="24"/>
        </w:rPr>
        <w:t xml:space="preserve"> </w:t>
      </w:r>
      <w:r w:rsidR="003F5D1D">
        <w:rPr>
          <w:sz w:val="24"/>
          <w:szCs w:val="24"/>
        </w:rPr>
        <w:t>A summary of results f</w:t>
      </w:r>
      <w:r w:rsidR="00F11D97">
        <w:rPr>
          <w:sz w:val="24"/>
          <w:szCs w:val="24"/>
        </w:rPr>
        <w:t xml:space="preserve">rom laboratory measurements and </w:t>
      </w:r>
      <w:r w:rsidR="003738AE">
        <w:rPr>
          <w:sz w:val="24"/>
          <w:szCs w:val="24"/>
        </w:rPr>
        <w:t>modeled values.</w:t>
      </w:r>
    </w:p>
    <w:p w14:paraId="762B0230" w14:textId="66C1B3E2" w:rsidR="00EB466D" w:rsidRPr="00EB466D" w:rsidRDefault="005B717C" w:rsidP="00EB466D">
      <w:pPr>
        <w:ind w:firstLine="0"/>
        <w:rPr>
          <w:rFonts w:cs="Times New Roman"/>
          <w:szCs w:val="24"/>
          <w:lang w:val="en-US"/>
        </w:rPr>
      </w:pPr>
      <w:r>
        <w:rPr>
          <w:rFonts w:cs="Times New Roman"/>
          <w:szCs w:val="24"/>
          <w:lang w:val="en-US"/>
        </w:rPr>
        <w:tab/>
      </w:r>
      <w:r w:rsidR="00EB466D" w:rsidRPr="00EB466D">
        <w:rPr>
          <w:rFonts w:cs="Times New Roman"/>
          <w:szCs w:val="24"/>
          <w:lang w:val="en-US"/>
        </w:rPr>
        <w:t xml:space="preserve">In conclusion, considering that the model was developed based on two distinct research studies, it is </w:t>
      </w:r>
      <w:r w:rsidR="00CC7F3A" w:rsidRPr="00EB466D">
        <w:rPr>
          <w:rFonts w:cs="Times New Roman"/>
          <w:szCs w:val="24"/>
          <w:lang w:val="en-US"/>
        </w:rPr>
        <w:t>necessary</w:t>
      </w:r>
      <w:r w:rsidR="00EB466D" w:rsidRPr="00EB466D">
        <w:rPr>
          <w:rFonts w:cs="Times New Roman"/>
          <w:szCs w:val="24"/>
          <w:lang w:val="en-US"/>
        </w:rPr>
        <w:t xml:space="preserve"> to </w:t>
      </w:r>
      <w:r w:rsidR="00CC7F3A" w:rsidRPr="00EB466D">
        <w:rPr>
          <w:rFonts w:cs="Times New Roman"/>
          <w:szCs w:val="24"/>
          <w:lang w:val="en-US"/>
        </w:rPr>
        <w:t>define</w:t>
      </w:r>
      <w:r w:rsidR="00EB466D" w:rsidRPr="00EB466D">
        <w:rPr>
          <w:rFonts w:cs="Times New Roman"/>
          <w:szCs w:val="24"/>
          <w:lang w:val="en-US"/>
        </w:rPr>
        <w:t xml:space="preserve"> the advantages and drawbacks associated with the models. Firstly, both studies utilized identical batches of raw materials, comprising polylactic acid (PLA), maleinized linseed oil (MLO), wool fibers, and coupling agents. These materials were processed using the same machinery. Secondly, both tensile strength and 5% mass loss temperature assessments were conducted employing identical equipment, under the same testing conditions, and by the same technician. It is </w:t>
      </w:r>
      <w:r w:rsidR="00CC7F3A" w:rsidRPr="00EB466D">
        <w:rPr>
          <w:rFonts w:cs="Times New Roman"/>
          <w:szCs w:val="24"/>
          <w:lang w:val="en-US"/>
        </w:rPr>
        <w:t>important</w:t>
      </w:r>
      <w:r w:rsidR="00EB466D" w:rsidRPr="00EB466D">
        <w:rPr>
          <w:rFonts w:cs="Times New Roman"/>
          <w:szCs w:val="24"/>
          <w:lang w:val="en-US"/>
        </w:rPr>
        <w:t xml:space="preserve">, however, that the process of coupling agent modification varied in terms of </w:t>
      </w:r>
      <w:r w:rsidR="00EB466D" w:rsidRPr="00EB466D">
        <w:rPr>
          <w:rFonts w:cs="Times New Roman"/>
          <w:szCs w:val="24"/>
          <w:lang w:val="en-US"/>
        </w:rPr>
        <w:lastRenderedPageBreak/>
        <w:t>mixture ingredients and the temperature of modification. Additionally, the investigative phases of both works were separated by a 2-month interval.</w:t>
      </w:r>
    </w:p>
    <w:p w14:paraId="2FBC0F35" w14:textId="190526D1" w:rsidR="002C05B7" w:rsidRPr="00F64310" w:rsidRDefault="00EB466D" w:rsidP="00EB466D">
      <w:pPr>
        <w:ind w:firstLine="708"/>
        <w:rPr>
          <w:rFonts w:cs="Times New Roman"/>
          <w:szCs w:val="24"/>
          <w:lang w:val="en-US"/>
        </w:rPr>
      </w:pPr>
      <w:r w:rsidRPr="00EB466D">
        <w:rPr>
          <w:rFonts w:cs="Times New Roman"/>
          <w:szCs w:val="24"/>
          <w:lang w:val="en-US"/>
        </w:rPr>
        <w:t>Despite the mentioned disadvantages, it is pertinent to highlight that the similarities in raw materials, processing conditions, and testing procedures allow for a relatively accurate comparison between the two studies, minimizing significant errors in the assessment of the developed models.</w:t>
      </w:r>
    </w:p>
    <w:bookmarkEnd w:id="3"/>
    <w:p w14:paraId="1FDCA682" w14:textId="77777777" w:rsidR="008E7C22" w:rsidRPr="00DD7B48" w:rsidRDefault="008E7C22" w:rsidP="00F24CE2">
      <w:pPr>
        <w:pStyle w:val="Heading1"/>
        <w:rPr>
          <w:lang w:val="en-US"/>
        </w:rPr>
      </w:pPr>
      <w:r w:rsidRPr="00DD7B48">
        <w:rPr>
          <w:lang w:val="en-US"/>
        </w:rPr>
        <w:t>CONCLUSIONS</w:t>
      </w:r>
    </w:p>
    <w:p w14:paraId="65F66965" w14:textId="2C277813" w:rsidR="00016422" w:rsidRPr="00016422" w:rsidRDefault="00016422" w:rsidP="009053A8">
      <w:pPr>
        <w:spacing w:line="276" w:lineRule="auto"/>
        <w:ind w:left="-17" w:firstLine="374"/>
        <w:rPr>
          <w:lang w:val="en-US"/>
        </w:rPr>
      </w:pPr>
      <w:r w:rsidRPr="00016422">
        <w:rPr>
          <w:lang w:val="en-US"/>
        </w:rPr>
        <w:t xml:space="preserve">In summary, the presentation of model results facilitates a clear understanding and comparison of different algorithms employed for predictions. Within the boosted decision tree model, </w:t>
      </w:r>
      <w:r w:rsidR="009053A8" w:rsidRPr="00016422">
        <w:rPr>
          <w:lang w:val="en-US"/>
        </w:rPr>
        <w:t>changes</w:t>
      </w:r>
      <w:r w:rsidRPr="00016422">
        <w:rPr>
          <w:lang w:val="en-US"/>
        </w:rPr>
        <w:t xml:space="preserve"> in the concentration of coupling agents do not induce changes in the property; however, at higher concentrations of wool, even low concentrations of coupling agents assist in partially </w:t>
      </w:r>
      <w:r w:rsidR="00994A0F" w:rsidRPr="00016422">
        <w:rPr>
          <w:lang w:val="en-US"/>
        </w:rPr>
        <w:t>modifying</w:t>
      </w:r>
      <w:r w:rsidRPr="00016422">
        <w:rPr>
          <w:lang w:val="en-US"/>
        </w:rPr>
        <w:t xml:space="preserve"> the undesired </w:t>
      </w:r>
      <w:r w:rsidR="00994A0F">
        <w:rPr>
          <w:lang w:val="en-US"/>
        </w:rPr>
        <w:t>reduction in mechanical properties due to</w:t>
      </w:r>
      <w:r w:rsidRPr="00016422">
        <w:rPr>
          <w:lang w:val="en-US"/>
        </w:rPr>
        <w:t xml:space="preserve"> wool addition. The evaluation of tensile strength models provided insights into the precision of each model, enabling effective comparisons.</w:t>
      </w:r>
    </w:p>
    <w:p w14:paraId="6EF79F23" w14:textId="760052BF" w:rsidR="00016422" w:rsidRDefault="00016422" w:rsidP="009053A8">
      <w:pPr>
        <w:spacing w:line="276" w:lineRule="auto"/>
        <w:ind w:left="-17" w:firstLine="374"/>
        <w:rPr>
          <w:lang w:val="en-US"/>
        </w:rPr>
      </w:pPr>
      <w:r w:rsidRPr="00016422">
        <w:rPr>
          <w:lang w:val="en-US"/>
        </w:rPr>
        <w:t xml:space="preserve">Notably, the boosted decision tree regression model </w:t>
      </w:r>
      <w:r w:rsidR="00222C88" w:rsidRPr="00016422">
        <w:rPr>
          <w:lang w:val="en-US"/>
        </w:rPr>
        <w:t>showed</w:t>
      </w:r>
      <w:r w:rsidRPr="00016422">
        <w:rPr>
          <w:lang w:val="en-US"/>
        </w:rPr>
        <w:t xml:space="preserve"> lower values for both Mean Absolute Error (MAE) and Root Mean Squared Error (RMSE), signifying superior precision compared to the linear regression model. The coefficient of determination demonstrated that the boosted decision tree regression model exhibits </w:t>
      </w:r>
      <w:r w:rsidR="00222C88">
        <w:rPr>
          <w:lang w:val="en-US"/>
        </w:rPr>
        <w:t>a good</w:t>
      </w:r>
      <w:r w:rsidRPr="00016422">
        <w:rPr>
          <w:lang w:val="en-US"/>
        </w:rPr>
        <w:t xml:space="preserve"> fit to the input data, making it </w:t>
      </w:r>
      <w:r w:rsidR="003C3ABA">
        <w:rPr>
          <w:lang w:val="en-US"/>
        </w:rPr>
        <w:t>potentially applicable</w:t>
      </w:r>
      <w:r w:rsidRPr="00016422">
        <w:rPr>
          <w:lang w:val="en-US"/>
        </w:rPr>
        <w:t xml:space="preserve"> for predicting data points beyond those utilized in model creation. On the other hand, the good fit of the linear regression model based on the coefficient of determination is associated with greater errors in predicting tensile strength. This underscores </w:t>
      </w:r>
      <w:r w:rsidR="00800330">
        <w:rPr>
          <w:lang w:val="en-US"/>
        </w:rPr>
        <w:t>differences</w:t>
      </w:r>
      <w:r w:rsidRPr="00016422">
        <w:rPr>
          <w:lang w:val="en-US"/>
        </w:rPr>
        <w:t xml:space="preserve"> between model accuracy and predictive capabilities, highlighting the need for careful consideration in choosing the appropriate model for specific applications.</w:t>
      </w:r>
    </w:p>
    <w:p w14:paraId="54CE3A45" w14:textId="2CA0E6CB" w:rsidR="008E7C22" w:rsidRPr="00DD7B48" w:rsidRDefault="008E7C22" w:rsidP="00016422">
      <w:pPr>
        <w:spacing w:line="276" w:lineRule="auto"/>
        <w:ind w:left="-17" w:firstLine="0"/>
        <w:rPr>
          <w:rFonts w:cs="Times New Roman"/>
          <w:szCs w:val="28"/>
          <w:lang w:val="en-US"/>
        </w:rPr>
      </w:pPr>
      <w:r w:rsidRPr="00DD7B48">
        <w:rPr>
          <w:rFonts w:cs="Times New Roman"/>
          <w:b/>
          <w:bCs/>
          <w:szCs w:val="24"/>
          <w:lang w:val="en-US"/>
        </w:rPr>
        <w:t xml:space="preserve">Acknowledgments: </w:t>
      </w:r>
      <w:r w:rsidRPr="00DD7B48">
        <w:rPr>
          <w:rFonts w:cs="Times New Roman"/>
          <w:szCs w:val="28"/>
          <w:lang w:val="en-US"/>
        </w:rPr>
        <w:t>This work has been supported by the Spanish Ministry of Economy and Competitiveness (MINECO) with the project: PROMADEPCOL: MAT2017-84909-C2-2-R.</w:t>
      </w:r>
      <w:r w:rsidRPr="00A449E9">
        <w:rPr>
          <w:rFonts w:cs="Times New Roman"/>
          <w:szCs w:val="28"/>
          <w:lang w:val="en-US"/>
        </w:rPr>
        <w:t xml:space="preserve"> </w:t>
      </w:r>
      <w:r w:rsidRPr="00DD7B48">
        <w:rPr>
          <w:rFonts w:cs="Times New Roman"/>
          <w:szCs w:val="28"/>
          <w:lang w:val="en-US"/>
        </w:rPr>
        <w:t>C.P. thanks Santiago Grisolía fel</w:t>
      </w:r>
      <w:del w:id="10" w:author="frapaw000@o365.student.utp.edu.pl" w:date="2022-09-02T14:34:00Z">
        <w:r w:rsidRPr="00DD7B48" w:rsidDel="004A7853">
          <w:rPr>
            <w:rFonts w:cs="Times New Roman"/>
            <w:szCs w:val="28"/>
            <w:lang w:val="en-US"/>
          </w:rPr>
          <w:delText>-</w:delText>
        </w:r>
      </w:del>
      <w:r w:rsidRPr="00DD7B48">
        <w:rPr>
          <w:rFonts w:cs="Times New Roman"/>
          <w:szCs w:val="28"/>
          <w:lang w:val="en-US"/>
        </w:rPr>
        <w:t xml:space="preserve">lowship (GRISOLIAP/2019/113) from Generalitat Valenciana. </w:t>
      </w:r>
    </w:p>
    <w:p w14:paraId="069E4E60" w14:textId="77777777" w:rsidR="008E7C22" w:rsidRPr="00DD7B48" w:rsidRDefault="008E7C22" w:rsidP="003A0FD3">
      <w:pPr>
        <w:spacing w:line="276" w:lineRule="auto"/>
        <w:ind w:firstLine="0"/>
        <w:rPr>
          <w:rFonts w:cs="Times New Roman"/>
          <w:szCs w:val="28"/>
          <w:lang w:val="en-US"/>
        </w:rPr>
      </w:pPr>
      <w:r w:rsidRPr="00DD7B48">
        <w:rPr>
          <w:rFonts w:cs="Times New Roman"/>
          <w:b/>
          <w:bCs/>
          <w:szCs w:val="24"/>
          <w:lang w:val="en-US"/>
        </w:rPr>
        <w:lastRenderedPageBreak/>
        <w:t>Conflicts of interest:</w:t>
      </w:r>
      <w:r w:rsidRPr="00DD7B48">
        <w:rPr>
          <w:rFonts w:cs="Times New Roman"/>
          <w:b/>
          <w:bCs/>
          <w:sz w:val="28"/>
          <w:szCs w:val="24"/>
          <w:lang w:val="en-US"/>
        </w:rPr>
        <w:t xml:space="preserve"> </w:t>
      </w:r>
      <w:r w:rsidRPr="00DD7B48">
        <w:rPr>
          <w:rFonts w:cs="Times New Roman"/>
          <w:szCs w:val="28"/>
          <w:lang w:val="en-US"/>
        </w:rPr>
        <w:t>The authors declare no conflict of interest. The funders had no role in the design of the study; in the collection, analyses, or interpretation of data; in the writing of the manuscript, or in the decision to publish the results.</w:t>
      </w:r>
    </w:p>
    <w:p w14:paraId="3AA9A64D" w14:textId="20C3C8DF" w:rsidR="008E7C22" w:rsidRPr="00DD7B48" w:rsidRDefault="008E7C22" w:rsidP="003A0FD3">
      <w:pPr>
        <w:spacing w:line="276" w:lineRule="auto"/>
        <w:ind w:firstLine="0"/>
        <w:rPr>
          <w:rFonts w:cs="Times New Roman"/>
          <w:szCs w:val="28"/>
          <w:lang w:val="en-US"/>
        </w:rPr>
      </w:pPr>
      <w:r w:rsidRPr="00DD7B48">
        <w:rPr>
          <w:rFonts w:cs="Times New Roman"/>
          <w:b/>
          <w:bCs/>
          <w:szCs w:val="24"/>
          <w:lang w:val="en-US"/>
        </w:rPr>
        <w:t xml:space="preserve">Credit authorship contribution statement: </w:t>
      </w:r>
      <w:r w:rsidRPr="00DD7B48">
        <w:rPr>
          <w:rFonts w:cs="Times New Roman"/>
          <w:b/>
          <w:szCs w:val="28"/>
          <w:lang w:val="en-US"/>
        </w:rPr>
        <w:t xml:space="preserve">Pawlak F.: </w:t>
      </w:r>
      <w:r w:rsidRPr="00DD7B48">
        <w:rPr>
          <w:rFonts w:cs="Times New Roman"/>
          <w:szCs w:val="28"/>
          <w:lang w:val="en-US"/>
        </w:rPr>
        <w:t xml:space="preserve">Conceptualization, Methodology, Validation, Investigation, Writing – original draft, Visualization. </w:t>
      </w:r>
      <w:r w:rsidR="002B3732" w:rsidRPr="00DD7B48">
        <w:rPr>
          <w:rFonts w:cs="Times New Roman"/>
          <w:b/>
          <w:szCs w:val="28"/>
          <w:lang w:val="en-US"/>
        </w:rPr>
        <w:t xml:space="preserve">Aldas M.: </w:t>
      </w:r>
      <w:r w:rsidRPr="00DD7B48">
        <w:rPr>
          <w:rFonts w:cs="Times New Roman"/>
          <w:bCs/>
          <w:szCs w:val="28"/>
          <w:lang w:val="en-US"/>
        </w:rPr>
        <w:t>Conceptualization,</w:t>
      </w:r>
      <w:r w:rsidRPr="00DD7B48">
        <w:rPr>
          <w:rFonts w:cs="Times New Roman"/>
          <w:b/>
          <w:szCs w:val="28"/>
          <w:lang w:val="en-US"/>
        </w:rPr>
        <w:t xml:space="preserve"> </w:t>
      </w:r>
      <w:r w:rsidRPr="00DD7B48">
        <w:rPr>
          <w:rFonts w:cs="Times New Roman"/>
          <w:szCs w:val="28"/>
          <w:lang w:val="en-US"/>
        </w:rPr>
        <w:t xml:space="preserve">Methodology, Validation, Formal Analysis, Investigation, Writing – review &amp; editing, Visualization, </w:t>
      </w:r>
      <w:bookmarkStart w:id="11" w:name="_Hlk39139844"/>
      <w:r w:rsidRPr="00DD7B48">
        <w:rPr>
          <w:rFonts w:cs="Times New Roman"/>
          <w:szCs w:val="28"/>
          <w:lang w:val="en-US"/>
        </w:rPr>
        <w:t>Supervision</w:t>
      </w:r>
      <w:bookmarkEnd w:id="11"/>
      <w:r w:rsidRPr="00DD7B48">
        <w:rPr>
          <w:rFonts w:cs="Times New Roman"/>
          <w:szCs w:val="28"/>
          <w:lang w:val="en-US"/>
        </w:rPr>
        <w:t xml:space="preserve">. </w:t>
      </w:r>
      <w:r w:rsidR="002B3732">
        <w:rPr>
          <w:rFonts w:cs="Times New Roman"/>
          <w:b/>
          <w:szCs w:val="28"/>
          <w:lang w:val="en-US"/>
        </w:rPr>
        <w:t>Samper</w:t>
      </w:r>
      <w:r w:rsidRPr="00DD7B48">
        <w:rPr>
          <w:rFonts w:cs="Times New Roman"/>
          <w:b/>
          <w:szCs w:val="28"/>
          <w:lang w:val="en-US"/>
        </w:rPr>
        <w:t xml:space="preserve"> M</w:t>
      </w:r>
      <w:r w:rsidR="002B3732">
        <w:rPr>
          <w:rFonts w:cs="Times New Roman"/>
          <w:b/>
          <w:szCs w:val="28"/>
          <w:lang w:val="en-US"/>
        </w:rPr>
        <w:t>D</w:t>
      </w:r>
      <w:r w:rsidRPr="00DD7B48">
        <w:rPr>
          <w:rFonts w:cs="Times New Roman"/>
          <w:b/>
          <w:szCs w:val="28"/>
          <w:lang w:val="en-US"/>
        </w:rPr>
        <w:t xml:space="preserve">.: </w:t>
      </w:r>
      <w:r w:rsidRPr="00DD7B48">
        <w:rPr>
          <w:rFonts w:cs="Times New Roman"/>
          <w:szCs w:val="28"/>
          <w:lang w:val="en-US"/>
        </w:rPr>
        <w:t xml:space="preserve">Formal Analysis, Visualization, Project administration, Funding acquisition. </w:t>
      </w:r>
      <w:r w:rsidR="00F87A9F">
        <w:rPr>
          <w:rFonts w:cs="Times New Roman"/>
          <w:b/>
          <w:szCs w:val="28"/>
          <w:lang w:val="en-US"/>
        </w:rPr>
        <w:t>Arrieta</w:t>
      </w:r>
      <w:r w:rsidR="002B3732" w:rsidRPr="00DD7B48">
        <w:rPr>
          <w:rFonts w:cs="Times New Roman"/>
          <w:b/>
          <w:szCs w:val="28"/>
          <w:lang w:val="en-US"/>
        </w:rPr>
        <w:t xml:space="preserve"> M</w:t>
      </w:r>
      <w:r w:rsidR="00F87A9F">
        <w:rPr>
          <w:rFonts w:cs="Times New Roman"/>
          <w:b/>
          <w:szCs w:val="28"/>
          <w:lang w:val="en-US"/>
        </w:rPr>
        <w:t>P</w:t>
      </w:r>
      <w:r w:rsidR="002B3732" w:rsidRPr="00DD7B48">
        <w:rPr>
          <w:rFonts w:cs="Times New Roman"/>
          <w:b/>
          <w:szCs w:val="28"/>
          <w:lang w:val="en-US"/>
        </w:rPr>
        <w:t xml:space="preserve">.: </w:t>
      </w:r>
      <w:r w:rsidR="002B3732" w:rsidRPr="00DD7B48">
        <w:rPr>
          <w:rFonts w:cs="Times New Roman"/>
          <w:szCs w:val="28"/>
          <w:lang w:val="en-US"/>
        </w:rPr>
        <w:t>Validation, Formal Analysis, Project administration, Funding acquisition.</w:t>
      </w:r>
      <w:r w:rsidR="00F87A9F">
        <w:rPr>
          <w:rFonts w:cs="Times New Roman"/>
          <w:szCs w:val="28"/>
          <w:lang w:val="en-US"/>
        </w:rPr>
        <w:t xml:space="preserve"> </w:t>
      </w:r>
      <w:r w:rsidRPr="00DD7B48">
        <w:rPr>
          <w:rFonts w:cs="Times New Roman"/>
          <w:b/>
          <w:szCs w:val="28"/>
          <w:lang w:val="en-US"/>
        </w:rPr>
        <w:t xml:space="preserve">López-Martínez J.: </w:t>
      </w:r>
      <w:r w:rsidRPr="00DD7B48">
        <w:rPr>
          <w:rFonts w:cs="Times New Roman"/>
          <w:bCs/>
          <w:szCs w:val="28"/>
          <w:lang w:val="en-US"/>
        </w:rPr>
        <w:t>Validation, Recourses,</w:t>
      </w:r>
      <w:r w:rsidRPr="00DD7B48">
        <w:rPr>
          <w:rFonts w:cs="Times New Roman"/>
          <w:b/>
          <w:szCs w:val="28"/>
          <w:lang w:val="en-US"/>
        </w:rPr>
        <w:t xml:space="preserve"> </w:t>
      </w:r>
      <w:r w:rsidRPr="00DD7B48">
        <w:rPr>
          <w:rFonts w:cs="Times New Roman"/>
          <w:szCs w:val="28"/>
          <w:lang w:val="en-US"/>
        </w:rPr>
        <w:t>Supervision, Project administration, Funding acquisition.</w:t>
      </w:r>
    </w:p>
    <w:p w14:paraId="195DB929" w14:textId="77777777" w:rsidR="008E7C22" w:rsidRPr="00DD7B48" w:rsidRDefault="008E7C22" w:rsidP="003A0FD3">
      <w:pPr>
        <w:spacing w:line="276" w:lineRule="auto"/>
        <w:ind w:firstLine="0"/>
        <w:rPr>
          <w:rFonts w:cs="Times New Roman"/>
          <w:szCs w:val="28"/>
          <w:lang w:val="en-US"/>
        </w:rPr>
      </w:pPr>
    </w:p>
    <w:p w14:paraId="3B951490" w14:textId="77777777" w:rsidR="008E7C22" w:rsidRPr="00DD7B48" w:rsidRDefault="008E7C22" w:rsidP="00B659ED">
      <w:pPr>
        <w:spacing w:line="247" w:lineRule="auto"/>
        <w:ind w:firstLine="0"/>
        <w:rPr>
          <w:rFonts w:cs="Times New Roman"/>
          <w:b/>
          <w:bCs/>
          <w:szCs w:val="24"/>
          <w:lang w:val="en-US"/>
        </w:rPr>
      </w:pPr>
      <w:r w:rsidRPr="00DD7B48">
        <w:rPr>
          <w:rFonts w:cs="Times New Roman"/>
          <w:b/>
          <w:bCs/>
          <w:szCs w:val="24"/>
          <w:lang w:val="en-US"/>
        </w:rPr>
        <w:t>REFERENCES</w:t>
      </w:r>
    </w:p>
    <w:p w14:paraId="6142BAC4" w14:textId="77777777" w:rsidR="008E7C22" w:rsidRPr="00DD7B48" w:rsidRDefault="008E7C22" w:rsidP="003A0FD3">
      <w:pPr>
        <w:spacing w:line="276" w:lineRule="auto"/>
        <w:rPr>
          <w:rFonts w:cs="Times New Roman"/>
          <w:szCs w:val="24"/>
          <w:lang w:val="en-US"/>
        </w:rPr>
      </w:pPr>
    </w:p>
    <w:p w14:paraId="249FF212" w14:textId="6BF58D93" w:rsidR="00766F85" w:rsidRPr="00766F85" w:rsidRDefault="00CC1676" w:rsidP="00766F85">
      <w:pPr>
        <w:widowControl w:val="0"/>
        <w:autoSpaceDE w:val="0"/>
        <w:autoSpaceDN w:val="0"/>
        <w:adjustRightInd w:val="0"/>
        <w:ind w:left="640" w:hanging="640"/>
        <w:rPr>
          <w:rFonts w:cs="Times New Roman"/>
          <w:noProof/>
        </w:rPr>
      </w:pPr>
      <w:r>
        <w:fldChar w:fldCharType="begin" w:fldLock="1"/>
      </w:r>
      <w:r w:rsidRPr="003C1ABB">
        <w:rPr>
          <w:lang w:val="en-US"/>
        </w:rPr>
        <w:instrText xml:space="preserve">ADDIN Mendeley Bibliography CSL_BIBLIOGRAPHY </w:instrText>
      </w:r>
      <w:r>
        <w:fldChar w:fldCharType="separate"/>
      </w:r>
      <w:r w:rsidR="00766F85" w:rsidRPr="00766F85">
        <w:rPr>
          <w:rFonts w:cs="Times New Roman"/>
          <w:noProof/>
        </w:rPr>
        <w:t>[1]</w:t>
      </w:r>
      <w:r w:rsidR="00766F85" w:rsidRPr="00766F85">
        <w:rPr>
          <w:rFonts w:cs="Times New Roman"/>
          <w:noProof/>
        </w:rPr>
        <w:tab/>
        <w:t>P.P. Das, V. Chaudhary, F. Ahmad, A. Manral, S. Gupta, P. Gupta, Acoustic performance of natural fiber reinforced polymer composites: Influencing factors, future scope, challenges, and applications, Polym. Compos. 43 (2022) 1221–1237. https://doi.org/10.1002/pc.26455.</w:t>
      </w:r>
    </w:p>
    <w:p w14:paraId="2716734F" w14:textId="77777777" w:rsidR="00766F85" w:rsidRPr="00766F85" w:rsidRDefault="00766F85" w:rsidP="00766F85">
      <w:pPr>
        <w:widowControl w:val="0"/>
        <w:autoSpaceDE w:val="0"/>
        <w:autoSpaceDN w:val="0"/>
        <w:adjustRightInd w:val="0"/>
        <w:ind w:left="640" w:hanging="640"/>
        <w:rPr>
          <w:rFonts w:cs="Times New Roman"/>
          <w:noProof/>
        </w:rPr>
      </w:pPr>
      <w:r w:rsidRPr="00766F85">
        <w:rPr>
          <w:rFonts w:cs="Times New Roman"/>
          <w:noProof/>
        </w:rPr>
        <w:t>[2]</w:t>
      </w:r>
      <w:r w:rsidRPr="00766F85">
        <w:rPr>
          <w:rFonts w:cs="Times New Roman"/>
          <w:noProof/>
        </w:rPr>
        <w:tab/>
        <w:t>P. Sormunen, T. Kärki, Compression molded thermoplastic composites entirely made of recycled materials, Sustain. 11 (2019). https://doi.org/10.3390/su11030631.</w:t>
      </w:r>
    </w:p>
    <w:p w14:paraId="23525E37" w14:textId="77777777" w:rsidR="00766F85" w:rsidRPr="00766F85" w:rsidRDefault="00766F85" w:rsidP="00766F85">
      <w:pPr>
        <w:widowControl w:val="0"/>
        <w:autoSpaceDE w:val="0"/>
        <w:autoSpaceDN w:val="0"/>
        <w:adjustRightInd w:val="0"/>
        <w:ind w:left="640" w:hanging="640"/>
        <w:rPr>
          <w:rFonts w:cs="Times New Roman"/>
          <w:noProof/>
        </w:rPr>
      </w:pPr>
      <w:r w:rsidRPr="00766F85">
        <w:rPr>
          <w:rFonts w:cs="Times New Roman"/>
          <w:noProof/>
        </w:rPr>
        <w:t>[3]</w:t>
      </w:r>
      <w:r w:rsidRPr="00766F85">
        <w:rPr>
          <w:rFonts w:cs="Times New Roman"/>
          <w:noProof/>
        </w:rPr>
        <w:tab/>
        <w:t>L. Wang, K. Okada, Y. Hikima, M. Ohshima, T. Sekiguchi, H. Yano, Effect of cellulose nanofiber (CNF) surface treatment on cellular structures and mechanical properties of polypropylene/CNF nanocomposite foams via core-back foam injection molding, Polymers (Basel). 11 (2019) 1–18. https://doi.org/10.3390/polym11020249.</w:t>
      </w:r>
    </w:p>
    <w:p w14:paraId="29F52685" w14:textId="77777777" w:rsidR="00766F85" w:rsidRPr="00766F85" w:rsidRDefault="00766F85" w:rsidP="00766F85">
      <w:pPr>
        <w:widowControl w:val="0"/>
        <w:autoSpaceDE w:val="0"/>
        <w:autoSpaceDN w:val="0"/>
        <w:adjustRightInd w:val="0"/>
        <w:ind w:left="640" w:hanging="640"/>
        <w:rPr>
          <w:rFonts w:cs="Times New Roman"/>
          <w:noProof/>
        </w:rPr>
      </w:pPr>
      <w:r w:rsidRPr="00766F85">
        <w:rPr>
          <w:rFonts w:cs="Times New Roman"/>
          <w:noProof/>
        </w:rPr>
        <w:t>[4]</w:t>
      </w:r>
      <w:r w:rsidRPr="00766F85">
        <w:rPr>
          <w:rFonts w:cs="Times New Roman"/>
          <w:noProof/>
        </w:rPr>
        <w:tab/>
        <w:t xml:space="preserve">F. Pawlak, M. Aldas, J. López-Martínez, M.D. Samper, Effect of different compatibilizers on injection-molded green fiber-reinforced </w:t>
      </w:r>
      <w:r w:rsidRPr="00766F85">
        <w:rPr>
          <w:rFonts w:cs="Times New Roman"/>
          <w:noProof/>
        </w:rPr>
        <w:lastRenderedPageBreak/>
        <w:t>polymers based on poly(lactic acid)-maleinized linseed oil system and sheep wool, Polymers (Basel). 11 (2019). https://doi.org/10.3390/polym11091514.</w:t>
      </w:r>
    </w:p>
    <w:p w14:paraId="3CD37B2F" w14:textId="77777777" w:rsidR="00766F85" w:rsidRPr="00766F85" w:rsidRDefault="00766F85" w:rsidP="00766F85">
      <w:pPr>
        <w:widowControl w:val="0"/>
        <w:autoSpaceDE w:val="0"/>
        <w:autoSpaceDN w:val="0"/>
        <w:adjustRightInd w:val="0"/>
        <w:ind w:left="640" w:hanging="640"/>
        <w:rPr>
          <w:rFonts w:cs="Times New Roman"/>
          <w:noProof/>
        </w:rPr>
      </w:pPr>
      <w:r w:rsidRPr="00766F85">
        <w:rPr>
          <w:rFonts w:cs="Times New Roman"/>
          <w:noProof/>
        </w:rPr>
        <w:t>[5]</w:t>
      </w:r>
      <w:r w:rsidRPr="00766F85">
        <w:rPr>
          <w:rFonts w:cs="Times New Roman"/>
          <w:noProof/>
        </w:rPr>
        <w:tab/>
        <w:t>S. Jose, S. Thomas, K.P. Jibin, K.S. Sisanth, V. Kadam, D.B. Shakyawar, Surface modification of wool fabric using sodium lignosulfonate and subsequent improvement in the interfacial adhesion of natural rubber latex in the wool/rubber composites, Ind. Crops Prod. 177 (2022) 114489. https://doi.org/10.1016/j.indcrop.2021.114489.</w:t>
      </w:r>
    </w:p>
    <w:p w14:paraId="18297CC3" w14:textId="77777777" w:rsidR="00766F85" w:rsidRPr="00766F85" w:rsidRDefault="00766F85" w:rsidP="00766F85">
      <w:pPr>
        <w:widowControl w:val="0"/>
        <w:autoSpaceDE w:val="0"/>
        <w:autoSpaceDN w:val="0"/>
        <w:adjustRightInd w:val="0"/>
        <w:ind w:left="640" w:hanging="640"/>
        <w:rPr>
          <w:rFonts w:cs="Times New Roman"/>
          <w:noProof/>
        </w:rPr>
      </w:pPr>
      <w:r w:rsidRPr="00766F85">
        <w:rPr>
          <w:rFonts w:cs="Times New Roman"/>
          <w:noProof/>
        </w:rPr>
        <w:t>[6]</w:t>
      </w:r>
      <w:r w:rsidRPr="00766F85">
        <w:rPr>
          <w:rFonts w:cs="Times New Roman"/>
          <w:noProof/>
        </w:rPr>
        <w:tab/>
        <w:t>H. Al Abdallah, B. Abu-Jdayil, M.Z. Iqbal, The Effect of Alkaline Treatment on Poly(Lactic Acid)/Date Palm Wood Green Composites for Thermal Insulation, Polymers (Basel). 14 (2022). https://doi.org/10.3390/polym14061143.</w:t>
      </w:r>
    </w:p>
    <w:p w14:paraId="0AA411A5" w14:textId="77777777" w:rsidR="00766F85" w:rsidRPr="00766F85" w:rsidRDefault="00766F85" w:rsidP="00766F85">
      <w:pPr>
        <w:widowControl w:val="0"/>
        <w:autoSpaceDE w:val="0"/>
        <w:autoSpaceDN w:val="0"/>
        <w:adjustRightInd w:val="0"/>
        <w:ind w:left="640" w:hanging="640"/>
        <w:rPr>
          <w:rFonts w:cs="Times New Roman"/>
          <w:noProof/>
        </w:rPr>
      </w:pPr>
      <w:r w:rsidRPr="00766F85">
        <w:rPr>
          <w:rFonts w:cs="Times New Roman"/>
          <w:noProof/>
        </w:rPr>
        <w:t>[7]</w:t>
      </w:r>
      <w:r w:rsidRPr="00766F85">
        <w:rPr>
          <w:rFonts w:cs="Times New Roman"/>
          <w:noProof/>
        </w:rPr>
        <w:tab/>
        <w:t>International Standards Organization, ISO 527-1:2012 - Plastics - Determination of tensile properties - Part 1: General principles, (2012).</w:t>
      </w:r>
    </w:p>
    <w:p w14:paraId="5345A162" w14:textId="77777777" w:rsidR="00766F85" w:rsidRPr="00766F85" w:rsidRDefault="00766F85" w:rsidP="00766F85">
      <w:pPr>
        <w:widowControl w:val="0"/>
        <w:autoSpaceDE w:val="0"/>
        <w:autoSpaceDN w:val="0"/>
        <w:adjustRightInd w:val="0"/>
        <w:ind w:left="640" w:hanging="640"/>
        <w:rPr>
          <w:rFonts w:cs="Times New Roman"/>
          <w:noProof/>
        </w:rPr>
      </w:pPr>
      <w:r w:rsidRPr="00766F85">
        <w:rPr>
          <w:rFonts w:cs="Times New Roman"/>
          <w:noProof/>
        </w:rPr>
        <w:t>[8]</w:t>
      </w:r>
      <w:r w:rsidRPr="00766F85">
        <w:rPr>
          <w:rFonts w:cs="Times New Roman"/>
          <w:noProof/>
        </w:rPr>
        <w:tab/>
        <w:t>International Standards Organization, ISO 179-1. Pláticos-Determinación de las propiedades al impacto Charpy. Parte 1: Ensayo de impacto no instrumentado, (2010). https://doi.org/10.1039/c0cp01060j.</w:t>
      </w:r>
    </w:p>
    <w:p w14:paraId="314D2084" w14:textId="77777777" w:rsidR="00766F85" w:rsidRPr="00766F85" w:rsidRDefault="00766F85" w:rsidP="00766F85">
      <w:pPr>
        <w:widowControl w:val="0"/>
        <w:autoSpaceDE w:val="0"/>
        <w:autoSpaceDN w:val="0"/>
        <w:adjustRightInd w:val="0"/>
        <w:ind w:left="640" w:hanging="640"/>
        <w:rPr>
          <w:rFonts w:cs="Times New Roman"/>
          <w:noProof/>
        </w:rPr>
      </w:pPr>
      <w:r w:rsidRPr="00766F85">
        <w:rPr>
          <w:rFonts w:cs="Times New Roman"/>
          <w:noProof/>
        </w:rPr>
        <w:t>[9]</w:t>
      </w:r>
      <w:r w:rsidRPr="00766F85">
        <w:rPr>
          <w:rFonts w:cs="Times New Roman"/>
          <w:noProof/>
        </w:rPr>
        <w:tab/>
        <w:t>International Standards Organization, ISO 11357-2. Plásticos-Calorímetria diferencial de barrido (DSC). Parte 2: Determinación de la temepratura de transicón vítrea y de la altura del escalón de transición vítrea, (2015).</w:t>
      </w:r>
    </w:p>
    <w:p w14:paraId="76E541B7" w14:textId="77777777" w:rsidR="00766F85" w:rsidRPr="00766F85" w:rsidRDefault="00766F85" w:rsidP="00766F85">
      <w:pPr>
        <w:widowControl w:val="0"/>
        <w:autoSpaceDE w:val="0"/>
        <w:autoSpaceDN w:val="0"/>
        <w:adjustRightInd w:val="0"/>
        <w:ind w:left="640" w:hanging="640"/>
        <w:rPr>
          <w:rFonts w:cs="Times New Roman"/>
          <w:noProof/>
        </w:rPr>
      </w:pPr>
      <w:r w:rsidRPr="00766F85">
        <w:rPr>
          <w:rFonts w:cs="Times New Roman"/>
          <w:noProof/>
        </w:rPr>
        <w:t>[10]</w:t>
      </w:r>
      <w:r w:rsidRPr="00766F85">
        <w:rPr>
          <w:rFonts w:cs="Times New Roman"/>
          <w:noProof/>
        </w:rPr>
        <w:tab/>
        <w:t>International Standards Organization, ISO 178:2011 - Plastics - Determination of flexural properties, Iso. (2011) 19. https://doi.org/10.1039/c0cp01060j.</w:t>
      </w:r>
    </w:p>
    <w:p w14:paraId="5416FA8C" w14:textId="77777777" w:rsidR="00766F85" w:rsidRPr="00766F85" w:rsidRDefault="00766F85" w:rsidP="00766F85">
      <w:pPr>
        <w:widowControl w:val="0"/>
        <w:autoSpaceDE w:val="0"/>
        <w:autoSpaceDN w:val="0"/>
        <w:adjustRightInd w:val="0"/>
        <w:ind w:left="640" w:hanging="640"/>
        <w:rPr>
          <w:rFonts w:cs="Times New Roman"/>
          <w:noProof/>
        </w:rPr>
      </w:pPr>
      <w:r w:rsidRPr="00766F85">
        <w:rPr>
          <w:rFonts w:cs="Times New Roman"/>
          <w:noProof/>
        </w:rPr>
        <w:t>[11]</w:t>
      </w:r>
      <w:r w:rsidRPr="00766F85">
        <w:rPr>
          <w:rFonts w:cs="Times New Roman"/>
          <w:noProof/>
        </w:rPr>
        <w:tab/>
        <w:t xml:space="preserve">F. Pawlak, M. Aldas, F. Parres, J. López-Martínez, M.P. Arrieta, Silane-functionalized sheep wool fibers from dairy industry waste for the </w:t>
      </w:r>
      <w:r w:rsidRPr="00766F85">
        <w:rPr>
          <w:rFonts w:cs="Times New Roman"/>
          <w:noProof/>
        </w:rPr>
        <w:lastRenderedPageBreak/>
        <w:t>development of plasticized pla composites with maleinized linseed oil for injection-molded parts, Polymers (Basel). 12 (2020) 1–22. https://doi.org/10.3390/polym12112523.</w:t>
      </w:r>
    </w:p>
    <w:p w14:paraId="1096AA73" w14:textId="77777777" w:rsidR="00766F85" w:rsidRPr="00766F85" w:rsidRDefault="00766F85" w:rsidP="00766F85">
      <w:pPr>
        <w:widowControl w:val="0"/>
        <w:autoSpaceDE w:val="0"/>
        <w:autoSpaceDN w:val="0"/>
        <w:adjustRightInd w:val="0"/>
        <w:ind w:left="640" w:hanging="640"/>
        <w:rPr>
          <w:rFonts w:cs="Times New Roman"/>
          <w:noProof/>
        </w:rPr>
      </w:pPr>
      <w:r w:rsidRPr="00766F85">
        <w:rPr>
          <w:rFonts w:cs="Times New Roman"/>
          <w:noProof/>
        </w:rPr>
        <w:t>[12]</w:t>
      </w:r>
      <w:r w:rsidRPr="00766F85">
        <w:rPr>
          <w:rFonts w:cs="Times New Roman"/>
          <w:noProof/>
        </w:rPr>
        <w:tab/>
        <w:t>A. Gomes, A. Oliveira, J. Nunes, E. Deus, Development of an AI system for characterization of fiber-reinforced polymer composite materials, J. Build. Pathol. Rehabil. 8 (2023) 1–10. https://doi.org/10.1007/s41024-023-00307-0.</w:t>
      </w:r>
    </w:p>
    <w:p w14:paraId="7F15AC3B" w14:textId="77777777" w:rsidR="00766F85" w:rsidRPr="00766F85" w:rsidRDefault="00766F85" w:rsidP="00766F85">
      <w:pPr>
        <w:widowControl w:val="0"/>
        <w:autoSpaceDE w:val="0"/>
        <w:autoSpaceDN w:val="0"/>
        <w:adjustRightInd w:val="0"/>
        <w:ind w:left="640" w:hanging="640"/>
        <w:rPr>
          <w:rFonts w:cs="Times New Roman"/>
          <w:noProof/>
        </w:rPr>
      </w:pPr>
      <w:r w:rsidRPr="00766F85">
        <w:rPr>
          <w:rFonts w:cs="Times New Roman"/>
          <w:noProof/>
        </w:rPr>
        <w:t>[13]</w:t>
      </w:r>
      <w:r w:rsidRPr="00766F85">
        <w:rPr>
          <w:rFonts w:cs="Times New Roman"/>
          <w:noProof/>
        </w:rPr>
        <w:tab/>
        <w:t>K. Choudhary, B. DeCost, C. Chen, A. Jain, F. Tavazza, R. Cohn, C.W. Park, A. Choudhary, A. Agrawal, S.J.L. Billinge, E. Holm, S.P. Ong, C. Wolverton, Recent advances and applications of deep learning methods in materials science, Npj Comput. Mater. 8 (2022). https://doi.org/10.1038/s41524-022-00734-6.</w:t>
      </w:r>
    </w:p>
    <w:p w14:paraId="7D7D44F2" w14:textId="77777777" w:rsidR="00766F85" w:rsidRPr="00766F85" w:rsidRDefault="00766F85" w:rsidP="00766F85">
      <w:pPr>
        <w:widowControl w:val="0"/>
        <w:autoSpaceDE w:val="0"/>
        <w:autoSpaceDN w:val="0"/>
        <w:adjustRightInd w:val="0"/>
        <w:ind w:left="640" w:hanging="640"/>
        <w:rPr>
          <w:rFonts w:cs="Times New Roman"/>
          <w:noProof/>
        </w:rPr>
      </w:pPr>
      <w:r w:rsidRPr="00766F85">
        <w:rPr>
          <w:rFonts w:cs="Times New Roman"/>
          <w:noProof/>
        </w:rPr>
        <w:t>[14]</w:t>
      </w:r>
      <w:r w:rsidRPr="00766F85">
        <w:rPr>
          <w:rFonts w:cs="Times New Roman"/>
          <w:noProof/>
        </w:rPr>
        <w:tab/>
        <w:t>X.A. López-Cortés, F. Matamala, B. Venegas, C. Rivera, Machine-Learning Applications in Oral Cancer: A Systematic Review, Appl. Sci. 12 (2022) 5715. https://doi.org/10.3390/app12115715.</w:t>
      </w:r>
    </w:p>
    <w:p w14:paraId="49CAFF4F" w14:textId="77777777" w:rsidR="00766F85" w:rsidRPr="00766F85" w:rsidRDefault="00766F85" w:rsidP="00766F85">
      <w:pPr>
        <w:widowControl w:val="0"/>
        <w:autoSpaceDE w:val="0"/>
        <w:autoSpaceDN w:val="0"/>
        <w:adjustRightInd w:val="0"/>
        <w:ind w:left="640" w:hanging="640"/>
        <w:rPr>
          <w:rFonts w:cs="Times New Roman"/>
          <w:noProof/>
        </w:rPr>
      </w:pPr>
      <w:r w:rsidRPr="00766F85">
        <w:rPr>
          <w:rFonts w:cs="Times New Roman"/>
          <w:noProof/>
        </w:rPr>
        <w:t>[15]</w:t>
      </w:r>
      <w:r w:rsidRPr="00766F85">
        <w:rPr>
          <w:rFonts w:cs="Times New Roman"/>
          <w:noProof/>
        </w:rPr>
        <w:tab/>
        <w:t>L. Xu, G. Li, P. Song, W. Shao, Vision-Based Intelligent Perceiving and Planning System of a 7-DoF Collaborative Robot, Comput. Intell. Neurosci. 2021 (2021). https://doi.org/10.1155/2021/5810371.</w:t>
      </w:r>
    </w:p>
    <w:p w14:paraId="0BB15C3C" w14:textId="77777777" w:rsidR="00766F85" w:rsidRPr="00766F85" w:rsidRDefault="00766F85" w:rsidP="00766F85">
      <w:pPr>
        <w:widowControl w:val="0"/>
        <w:autoSpaceDE w:val="0"/>
        <w:autoSpaceDN w:val="0"/>
        <w:adjustRightInd w:val="0"/>
        <w:ind w:left="640" w:hanging="640"/>
        <w:rPr>
          <w:rFonts w:cs="Times New Roman"/>
          <w:noProof/>
        </w:rPr>
      </w:pPr>
      <w:r w:rsidRPr="00766F85">
        <w:rPr>
          <w:rFonts w:cs="Times New Roman"/>
          <w:noProof/>
        </w:rPr>
        <w:t>[16]</w:t>
      </w:r>
      <w:r w:rsidRPr="00766F85">
        <w:rPr>
          <w:rFonts w:cs="Times New Roman"/>
          <w:noProof/>
        </w:rPr>
        <w:tab/>
        <w:t>F. Jia, A. Jebelli, Y. Ma, R. Ahmad, An Intelligent Manufacturing Approach Based on a Novel Deep Learning Method for Automatic Machine and Working Status Recognition, Appl. Sci. 12 (2022) 5697. https://doi.org/10.3390/app12115697.</w:t>
      </w:r>
    </w:p>
    <w:p w14:paraId="2E2C17CE" w14:textId="77777777" w:rsidR="00766F85" w:rsidRPr="00766F85" w:rsidRDefault="00766F85" w:rsidP="00766F85">
      <w:pPr>
        <w:widowControl w:val="0"/>
        <w:autoSpaceDE w:val="0"/>
        <w:autoSpaceDN w:val="0"/>
        <w:adjustRightInd w:val="0"/>
        <w:ind w:left="640" w:hanging="640"/>
        <w:rPr>
          <w:rFonts w:cs="Times New Roman"/>
          <w:noProof/>
        </w:rPr>
      </w:pPr>
      <w:r w:rsidRPr="00766F85">
        <w:rPr>
          <w:rFonts w:cs="Times New Roman"/>
          <w:noProof/>
        </w:rPr>
        <w:t>[17]</w:t>
      </w:r>
      <w:r w:rsidRPr="00766F85">
        <w:rPr>
          <w:rFonts w:cs="Times New Roman"/>
          <w:noProof/>
        </w:rPr>
        <w:tab/>
        <w:t>J. Tian, L. Wang, C. An, Q. Wu, Z. Sun, R. Ke, Development of a Model Material for Dynamic Geotechnical Model Tests, Appl. Sci. 12 (2022) 5344. https://doi.org/10.3390/app12115344.</w:t>
      </w:r>
    </w:p>
    <w:p w14:paraId="6C9A018A" w14:textId="77777777" w:rsidR="00766F85" w:rsidRPr="00766F85" w:rsidRDefault="00766F85" w:rsidP="00766F85">
      <w:pPr>
        <w:widowControl w:val="0"/>
        <w:autoSpaceDE w:val="0"/>
        <w:autoSpaceDN w:val="0"/>
        <w:adjustRightInd w:val="0"/>
        <w:ind w:left="640" w:hanging="640"/>
        <w:rPr>
          <w:rFonts w:cs="Times New Roman"/>
          <w:noProof/>
        </w:rPr>
      </w:pPr>
      <w:r w:rsidRPr="00766F85">
        <w:rPr>
          <w:rFonts w:cs="Times New Roman"/>
          <w:noProof/>
        </w:rPr>
        <w:t>[18]</w:t>
      </w:r>
      <w:r w:rsidRPr="00766F85">
        <w:rPr>
          <w:rFonts w:cs="Times New Roman"/>
          <w:noProof/>
        </w:rPr>
        <w:tab/>
        <w:t xml:space="preserve">J.F. Durodola, Machine learning for design, phase transformation and mechanical properties of alloys, Prog. Mater. Sci. 123 (2022) 100797. </w:t>
      </w:r>
      <w:r w:rsidRPr="00766F85">
        <w:rPr>
          <w:rFonts w:cs="Times New Roman"/>
          <w:noProof/>
        </w:rPr>
        <w:lastRenderedPageBreak/>
        <w:t>https://doi.org/10.1016/j.pmatsci.2021.100797.</w:t>
      </w:r>
    </w:p>
    <w:p w14:paraId="6B3A04D0" w14:textId="77777777" w:rsidR="00766F85" w:rsidRPr="00766F85" w:rsidRDefault="00766F85" w:rsidP="00766F85">
      <w:pPr>
        <w:widowControl w:val="0"/>
        <w:autoSpaceDE w:val="0"/>
        <w:autoSpaceDN w:val="0"/>
        <w:adjustRightInd w:val="0"/>
        <w:ind w:left="640" w:hanging="640"/>
        <w:rPr>
          <w:rFonts w:cs="Times New Roman"/>
          <w:noProof/>
        </w:rPr>
      </w:pPr>
      <w:r w:rsidRPr="00766F85">
        <w:rPr>
          <w:rFonts w:cs="Times New Roman"/>
          <w:noProof/>
        </w:rPr>
        <w:t>[19]</w:t>
      </w:r>
      <w:r w:rsidRPr="00766F85">
        <w:rPr>
          <w:rFonts w:cs="Times New Roman"/>
          <w:noProof/>
        </w:rPr>
        <w:tab/>
        <w:t>W. Xia, Y. Jiang, X. Chen, R. Zhao, Application of machine learning algorithms in municipal solid waste management: A mini review, Waste Manag. Res. 40 (2022) 609–624. https://doi.org/10.1177/0734242X211033716.</w:t>
      </w:r>
    </w:p>
    <w:p w14:paraId="5803E4F7" w14:textId="09922551" w:rsidR="008E7C22" w:rsidRDefault="00CC1676" w:rsidP="00CC1676">
      <w:pPr>
        <w:ind w:firstLine="0"/>
      </w:pPr>
      <w:r>
        <w:fldChar w:fldCharType="end"/>
      </w:r>
    </w:p>
    <w:sectPr w:rsidR="008E7C22" w:rsidSect="00BD71D2">
      <w:headerReference w:type="even" r:id="rId19"/>
      <w:headerReference w:type="default" r:id="rId20"/>
      <w:footerReference w:type="even" r:id="rId21"/>
      <w:headerReference w:type="first" r:id="rId22"/>
      <w:footerReference w:type="first" r:id="rId23"/>
      <w:footnotePr>
        <w:numRestart w:val="eachPage"/>
      </w:footnotePr>
      <w:pgSz w:w="10885" w:h="14854"/>
      <w:pgMar w:top="1417" w:right="1701" w:bottom="1417" w:left="1701" w:header="708" w:footer="554"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5B335E" w14:textId="77777777" w:rsidR="00BD71D2" w:rsidRDefault="00BD71D2">
      <w:pPr>
        <w:spacing w:after="0" w:line="240" w:lineRule="auto"/>
      </w:pPr>
      <w:r>
        <w:separator/>
      </w:r>
    </w:p>
  </w:endnote>
  <w:endnote w:type="continuationSeparator" w:id="0">
    <w:p w14:paraId="384A077A" w14:textId="77777777" w:rsidR="00BD71D2" w:rsidRDefault="00BD71D2">
      <w:pPr>
        <w:spacing w:after="0" w:line="240" w:lineRule="auto"/>
      </w:pPr>
      <w:r>
        <w:continuationSeparator/>
      </w:r>
    </w:p>
  </w:endnote>
  <w:endnote w:type="continuationNotice" w:id="1">
    <w:p w14:paraId="266E12EE" w14:textId="77777777" w:rsidR="00BD71D2" w:rsidRDefault="00BD71D2">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2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EE"/>
    <w:family w:val="roman"/>
    <w:pitch w:val="variable"/>
    <w:sig w:usb0="E0000287" w:usb1="40000013" w:usb2="00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095A1" w14:textId="1F12D841" w:rsidR="00626FA0" w:rsidRPr="000C0F12" w:rsidRDefault="00331688">
    <w:pPr>
      <w:tabs>
        <w:tab w:val="right" w:pos="9332"/>
      </w:tabs>
      <w:spacing w:after="0" w:line="259" w:lineRule="auto"/>
      <w:ind w:firstLine="0"/>
      <w:jc w:val="left"/>
      <w:rPr>
        <w:lang w:val="en-US"/>
      </w:rPr>
    </w:pPr>
    <w:r>
      <w:rPr>
        <w:noProof/>
        <w:sz w:val="22"/>
      </w:rPr>
      <mc:AlternateContent>
        <mc:Choice Requires="wpg">
          <w:drawing>
            <wp:anchor distT="0" distB="0" distL="114300" distR="114300" simplePos="0" relativeHeight="251658240" behindDoc="0" locked="0" layoutInCell="1" allowOverlap="1" wp14:anchorId="38278587" wp14:editId="230F5A95">
              <wp:simplePos x="0" y="0"/>
              <wp:positionH relativeFrom="page">
                <wp:posOffset>493395</wp:posOffset>
              </wp:positionH>
              <wp:positionV relativeFrom="page">
                <wp:posOffset>8898255</wp:posOffset>
              </wp:positionV>
              <wp:extent cx="5925820" cy="2540"/>
              <wp:effectExtent l="7620" t="11430" r="10160" b="5080"/>
              <wp:wrapSquare wrapText="bothSides"/>
              <wp:docPr id="10" name="Group 7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5820" cy="2540"/>
                        <a:chOff x="0" y="0"/>
                        <a:chExt cx="59256" cy="25"/>
                      </a:xfrm>
                    </wpg:grpSpPr>
                    <wps:wsp>
                      <wps:cNvPr id="11" name="Shape 7230"/>
                      <wps:cNvSpPr>
                        <a:spLocks noChangeArrowheads="1"/>
                      </wps:cNvSpPr>
                      <wps:spPr bwMode="auto">
                        <a:xfrm>
                          <a:off x="0" y="0"/>
                          <a:ext cx="59256" cy="0"/>
                        </a:xfrm>
                        <a:custGeom>
                          <a:avLst/>
                          <a:gdLst>
                            <a:gd name="T0" fmla="*/ 0 w 5925604"/>
                            <a:gd name="T1" fmla="*/ 5925604 w 5925604"/>
                          </a:gdLst>
                          <a:ahLst/>
                          <a:cxnLst>
                            <a:cxn ang="0">
                              <a:pos x="T0" y="0"/>
                            </a:cxn>
                            <a:cxn ang="0">
                              <a:pos x="T1" y="0"/>
                            </a:cxn>
                          </a:cxnLst>
                          <a:rect l="0" t="0" r="r" b="b"/>
                          <a:pathLst>
                            <a:path w="5925604">
                              <a:moveTo>
                                <a:pt x="0" y="0"/>
                              </a:moveTo>
                              <a:lnTo>
                                <a:pt x="5925604" y="0"/>
                              </a:lnTo>
                            </a:path>
                          </a:pathLst>
                        </a:custGeom>
                        <a:noFill/>
                        <a:ln w="2527">
                          <a:solidFill>
                            <a:srgbClr val="000000"/>
                          </a:solidFill>
                          <a:miter lim="1000000"/>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FAA826" id="Group 7229" o:spid="_x0000_s1026" style="position:absolute;margin-left:38.85pt;margin-top:700.65pt;width:466.6pt;height:.2pt;z-index:251658240;mso-position-horizontal-relative:page;mso-position-vertical-relative:page" coordsize="5925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">
              <v:shape id="Shape 7230" o:spid="_x0000_s1027" style="position:absolute;width:59256;height:0;visibility:visible;mso-wrap-style:square;v-text-anchor:top" coordsize="5925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" path="m,l5925604,e" filled="f" fillcolor="black" strokeweight=".07019mm">
                <v:fill opacity="0"/>
                <v:stroke miterlimit="10" joinstyle="miter"/>
                <v:path o:connecttype="custom" o:connectlocs="0,0;59256,0" o:connectangles="0,0"/>
              </v:shape>
              <w10:wrap type="square" anchorx="page" anchory="page"/>
            </v:group>
          </w:pict>
        </mc:Fallback>
      </mc:AlternateContent>
    </w:r>
    <w:r w:rsidR="00626FA0" w:rsidRPr="000C0F12">
      <w:rPr>
        <w:sz w:val="18"/>
        <w:lang w:val="en-US"/>
      </w:rPr>
      <w:t xml:space="preserve">CV Radhakrishnan et al.: </w:t>
    </w:r>
    <w:r w:rsidR="00626FA0" w:rsidRPr="000C0F12">
      <w:rPr>
        <w:i/>
        <w:sz w:val="18"/>
        <w:lang w:val="en-US"/>
      </w:rPr>
      <w:t>Preprint submitted to Elsevier</w:t>
    </w:r>
    <w:r w:rsidR="00626FA0" w:rsidRPr="000C0F12">
      <w:rPr>
        <w:i/>
        <w:sz w:val="18"/>
        <w:lang w:val="en-US"/>
      </w:rPr>
      <w:tab/>
    </w:r>
    <w:r w:rsidR="00626FA0" w:rsidRPr="000C0F12">
      <w:rPr>
        <w:lang w:val="en-US"/>
      </w:rPr>
      <w:t xml:space="preserve">Page </w:t>
    </w:r>
    <w:r w:rsidR="00626FA0">
      <w:fldChar w:fldCharType="begin"/>
    </w:r>
    <w:r w:rsidR="00626FA0" w:rsidRPr="000C0F12">
      <w:rPr>
        <w:lang w:val="en-US"/>
      </w:rPr>
      <w:instrText xml:space="preserve"> PAGE   \* MERGEFORMAT </w:instrText>
    </w:r>
    <w:r w:rsidR="00626FA0">
      <w:fldChar w:fldCharType="separate"/>
    </w:r>
    <w:r w:rsidR="00626FA0" w:rsidRPr="000C0F12">
      <w:rPr>
        <w:lang w:val="en-US"/>
      </w:rPr>
      <w:t>1</w:t>
    </w:r>
    <w:r w:rsidR="00626FA0">
      <w:fldChar w:fldCharType="end"/>
    </w:r>
    <w:r w:rsidR="00626FA0" w:rsidRPr="000C0F12">
      <w:rPr>
        <w:lang w:val="en-US"/>
      </w:rPr>
      <w:t xml:space="preserve"> of 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A4EAE" w14:textId="107435D1" w:rsidR="00626FA0" w:rsidRPr="000C0F12" w:rsidRDefault="00626FA0">
    <w:pPr>
      <w:tabs>
        <w:tab w:val="right" w:pos="9332"/>
      </w:tabs>
      <w:spacing w:after="0" w:line="259" w:lineRule="auto"/>
      <w:ind w:firstLine="0"/>
      <w:jc w:val="left"/>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5EEF3" w14:textId="77777777" w:rsidR="00BD71D2" w:rsidRDefault="00BD71D2">
      <w:pPr>
        <w:spacing w:after="208" w:line="382" w:lineRule="auto"/>
        <w:ind w:left="359" w:right="941" w:hanging="115"/>
        <w:jc w:val="left"/>
      </w:pPr>
      <w:r>
        <w:separator/>
      </w:r>
    </w:p>
  </w:footnote>
  <w:footnote w:type="continuationSeparator" w:id="0">
    <w:p w14:paraId="6762D839" w14:textId="77777777" w:rsidR="00BD71D2" w:rsidRDefault="00BD71D2">
      <w:pPr>
        <w:spacing w:after="208" w:line="382" w:lineRule="auto"/>
        <w:ind w:left="359" w:right="941" w:hanging="115"/>
        <w:jc w:val="left"/>
      </w:pPr>
      <w:r>
        <w:continuationSeparator/>
      </w:r>
    </w:p>
  </w:footnote>
  <w:footnote w:type="continuationNotice" w:id="1">
    <w:p w14:paraId="6F175E68" w14:textId="77777777" w:rsidR="00BD71D2" w:rsidRDefault="00BD71D2">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34649" w14:textId="77777777" w:rsidR="00626FA0" w:rsidRDefault="00626FA0">
    <w:pPr>
      <w:spacing w:after="0" w:line="259" w:lineRule="auto"/>
      <w:ind w:firstLine="0"/>
      <w:jc w:val="center"/>
    </w:pPr>
    <w:r>
      <w:rPr>
        <w:sz w:val="18"/>
      </w:rPr>
      <w:t>Leveraging social media news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D5083" w14:textId="77777777" w:rsidR="00626FA0" w:rsidRDefault="00626FA0">
    <w:pPr>
      <w:spacing w:after="0" w:line="259" w:lineRule="auto"/>
      <w:ind w:firstLine="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2F880" w14:textId="77777777" w:rsidR="00626FA0" w:rsidRDefault="00626FA0">
    <w:pPr>
      <w:spacing w:after="160" w:line="259" w:lineRule="aut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50ADD"/>
    <w:multiLevelType w:val="hybridMultilevel"/>
    <w:tmpl w:val="D1869534"/>
    <w:lvl w:ilvl="0" w:tplc="531E06A2">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2325D3C">
      <w:start w:val="1"/>
      <w:numFmt w:val="bullet"/>
      <w:lvlText w:val="o"/>
      <w:lvlJc w:val="left"/>
      <w:pPr>
        <w:ind w:left="1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71C975A">
      <w:start w:val="1"/>
      <w:numFmt w:val="bullet"/>
      <w:lvlText w:val="▪"/>
      <w:lvlJc w:val="left"/>
      <w:pPr>
        <w:ind w:left="21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188AB7A">
      <w:start w:val="1"/>
      <w:numFmt w:val="bullet"/>
      <w:lvlText w:val="•"/>
      <w:lvlJc w:val="left"/>
      <w:pPr>
        <w:ind w:left="28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2103E6C">
      <w:start w:val="1"/>
      <w:numFmt w:val="bullet"/>
      <w:lvlText w:val="o"/>
      <w:lvlJc w:val="left"/>
      <w:pPr>
        <w:ind w:left="35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DF8406E">
      <w:start w:val="1"/>
      <w:numFmt w:val="bullet"/>
      <w:lvlText w:val="▪"/>
      <w:lvlJc w:val="left"/>
      <w:pPr>
        <w:ind w:left="42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3640A64">
      <w:start w:val="1"/>
      <w:numFmt w:val="bullet"/>
      <w:lvlText w:val="•"/>
      <w:lvlJc w:val="left"/>
      <w:pPr>
        <w:ind w:left="50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C4E440C">
      <w:start w:val="1"/>
      <w:numFmt w:val="bullet"/>
      <w:lvlText w:val="o"/>
      <w:lvlJc w:val="left"/>
      <w:pPr>
        <w:ind w:left="57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A12DA2A">
      <w:start w:val="1"/>
      <w:numFmt w:val="bullet"/>
      <w:lvlText w:val="▪"/>
      <w:lvlJc w:val="left"/>
      <w:pPr>
        <w:ind w:left="64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B913CD2"/>
    <w:multiLevelType w:val="multilevel"/>
    <w:tmpl w:val="426C907A"/>
    <w:lvl w:ilvl="0">
      <w:start w:val="1"/>
      <w:numFmt w:val="decimal"/>
      <w:lvlText w:val="%1."/>
      <w:lvlJc w:val="left"/>
      <w:pPr>
        <w:ind w:left="1776" w:hanging="360"/>
      </w:pPr>
      <w:rPr>
        <w:rFonts w:hint="default"/>
      </w:rPr>
    </w:lvl>
    <w:lvl w:ilvl="1">
      <w:start w:val="1"/>
      <w:numFmt w:val="decimal"/>
      <w:isLgl/>
      <w:lvlText w:val="%1.%2"/>
      <w:lvlJc w:val="left"/>
      <w:pPr>
        <w:ind w:left="1776" w:hanging="36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136" w:hanging="72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2496"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2856" w:hanging="1440"/>
      </w:pPr>
      <w:rPr>
        <w:rFonts w:hint="default"/>
      </w:rPr>
    </w:lvl>
    <w:lvl w:ilvl="8">
      <w:start w:val="1"/>
      <w:numFmt w:val="decimal"/>
      <w:isLgl/>
      <w:lvlText w:val="%1.%2.%3.%4.%5.%6.%7.%8.%9"/>
      <w:lvlJc w:val="left"/>
      <w:pPr>
        <w:ind w:left="3216" w:hanging="1800"/>
      </w:pPr>
      <w:rPr>
        <w:rFonts w:hint="default"/>
      </w:rPr>
    </w:lvl>
  </w:abstractNum>
  <w:abstractNum w:abstractNumId="2" w15:restartNumberingAfterBreak="0">
    <w:nsid w:val="1BBB10F7"/>
    <w:multiLevelType w:val="hybridMultilevel"/>
    <w:tmpl w:val="05CCDCA8"/>
    <w:lvl w:ilvl="0" w:tplc="C9787762">
      <w:start w:val="1"/>
      <w:numFmt w:val="decimal"/>
      <w:lvlText w:val="%1."/>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E58C58C">
      <w:start w:val="1"/>
      <w:numFmt w:val="lowerLetter"/>
      <w:lvlText w:val="%2"/>
      <w:lvlJc w:val="left"/>
      <w:pPr>
        <w:ind w:left="131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25AD7E4">
      <w:start w:val="1"/>
      <w:numFmt w:val="lowerRoman"/>
      <w:lvlText w:val="%3"/>
      <w:lvlJc w:val="left"/>
      <w:pPr>
        <w:ind w:left="203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30E780E">
      <w:start w:val="1"/>
      <w:numFmt w:val="decimal"/>
      <w:lvlText w:val="%4"/>
      <w:lvlJc w:val="left"/>
      <w:pPr>
        <w:ind w:left="275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8AEC344">
      <w:start w:val="1"/>
      <w:numFmt w:val="lowerLetter"/>
      <w:lvlText w:val="%5"/>
      <w:lvlJc w:val="left"/>
      <w:pPr>
        <w:ind w:left="347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38C7DF8">
      <w:start w:val="1"/>
      <w:numFmt w:val="lowerRoman"/>
      <w:lvlText w:val="%6"/>
      <w:lvlJc w:val="left"/>
      <w:pPr>
        <w:ind w:left="419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42A85C0">
      <w:start w:val="1"/>
      <w:numFmt w:val="decimal"/>
      <w:lvlText w:val="%7"/>
      <w:lvlJc w:val="left"/>
      <w:pPr>
        <w:ind w:left="491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DE26530">
      <w:start w:val="1"/>
      <w:numFmt w:val="lowerLetter"/>
      <w:lvlText w:val="%8"/>
      <w:lvlJc w:val="left"/>
      <w:pPr>
        <w:ind w:left="563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6227DE2">
      <w:start w:val="1"/>
      <w:numFmt w:val="lowerRoman"/>
      <w:lvlText w:val="%9"/>
      <w:lvlJc w:val="left"/>
      <w:pPr>
        <w:ind w:left="635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384428E"/>
    <w:multiLevelType w:val="multilevel"/>
    <w:tmpl w:val="426C90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3BE59F4"/>
    <w:multiLevelType w:val="multilevel"/>
    <w:tmpl w:val="426C90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AA4526D"/>
    <w:multiLevelType w:val="multilevel"/>
    <w:tmpl w:val="426C907A"/>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6" w15:restartNumberingAfterBreak="0">
    <w:nsid w:val="3BB67A73"/>
    <w:multiLevelType w:val="multilevel"/>
    <w:tmpl w:val="426C90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202142E"/>
    <w:multiLevelType w:val="hybridMultilevel"/>
    <w:tmpl w:val="A83EE006"/>
    <w:lvl w:ilvl="0" w:tplc="04150001">
      <w:start w:val="1"/>
      <w:numFmt w:val="bullet"/>
      <w:lvlText w:val=""/>
      <w:lvlJc w:val="left"/>
      <w:pPr>
        <w:ind w:left="720" w:hanging="360"/>
      </w:pPr>
      <w:rPr>
        <w:rFonts w:ascii="Symbol" w:hAnsi="Symbol" w:cs="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cs="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cs="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44A47CCE"/>
    <w:multiLevelType w:val="hybridMultilevel"/>
    <w:tmpl w:val="6EE4B31A"/>
    <w:lvl w:ilvl="0" w:tplc="DF263CB2">
      <w:start w:val="1"/>
      <w:numFmt w:val="decimal"/>
      <w:lvlText w:val="%1."/>
      <w:lvlJc w:val="left"/>
      <w:pPr>
        <w:ind w:left="0"/>
      </w:pPr>
      <w:rPr>
        <w:rFonts w:ascii="Times New Roman" w:eastAsia="Calibri" w:hAnsi="Times New Roman" w:cs="Times New Roman" w:hint="default"/>
        <w:b/>
        <w:bCs/>
        <w:i w:val="0"/>
        <w:strike w:val="0"/>
        <w:dstrike w:val="0"/>
        <w:color w:val="000000"/>
        <w:sz w:val="24"/>
        <w:szCs w:val="24"/>
        <w:u w:val="none" w:color="000000"/>
        <w:bdr w:val="none" w:sz="0" w:space="0" w:color="auto"/>
        <w:shd w:val="clear" w:color="auto" w:fill="auto"/>
        <w:vertAlign w:val="baseline"/>
      </w:rPr>
    </w:lvl>
    <w:lvl w:ilvl="1" w:tplc="B2A86A6C">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53705196">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763A0D3A">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C2B2A80C">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73A2A824">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0D70E2A2">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0AEC7A8C">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E4343874">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79C5D5F"/>
    <w:multiLevelType w:val="multilevel"/>
    <w:tmpl w:val="BD8076A0"/>
    <w:numStyleLink w:val="Estilo1"/>
  </w:abstractNum>
  <w:abstractNum w:abstractNumId="10" w15:restartNumberingAfterBreak="0">
    <w:nsid w:val="485D5ABA"/>
    <w:multiLevelType w:val="hybridMultilevel"/>
    <w:tmpl w:val="DCA6719E"/>
    <w:lvl w:ilvl="0" w:tplc="C2364148">
      <w:start w:val="327"/>
      <w:numFmt w:val="bullet"/>
      <w:lvlText w:val=""/>
      <w:lvlJc w:val="left"/>
      <w:pPr>
        <w:ind w:left="644" w:hanging="360"/>
      </w:pPr>
      <w:rPr>
        <w:rFonts w:ascii="Symbol" w:eastAsia="Calibri" w:hAnsi="Symbol" w:cs="Calibr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1" w15:restartNumberingAfterBreak="0">
    <w:nsid w:val="4C947D14"/>
    <w:multiLevelType w:val="hybridMultilevel"/>
    <w:tmpl w:val="FC5C1732"/>
    <w:lvl w:ilvl="0" w:tplc="510EDFE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F4F46C5"/>
    <w:multiLevelType w:val="multilevel"/>
    <w:tmpl w:val="BD8076A0"/>
    <w:styleLink w:val="Estilo1"/>
    <w:lvl w:ilvl="0">
      <w:start w:val="1"/>
      <w:numFmt w:val="decimal"/>
      <w:lvlText w:val="%1.1"/>
      <w:lvlJc w:val="left"/>
      <w:pPr>
        <w:ind w:left="720" w:hanging="360"/>
      </w:pPr>
      <w:rPr>
        <w:rFonts w:ascii="Times New Roman" w:eastAsia="Calibri" w:hAnsi="Times New Roman" w:cs="Times New Roman" w:hint="default"/>
        <w:b/>
        <w:bCs/>
        <w:i w:val="0"/>
        <w:strike w:val="0"/>
        <w:dstrike w:val="0"/>
        <w:color w:val="000000"/>
        <w:sz w:val="24"/>
        <w:szCs w:val="24"/>
        <w:u w:val="none" w:color="000000"/>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20376A8"/>
    <w:multiLevelType w:val="hybridMultilevel"/>
    <w:tmpl w:val="C27466BC"/>
    <w:lvl w:ilvl="0" w:tplc="C9F2DBC4">
      <w:start w:val="1"/>
      <w:numFmt w:val="bullet"/>
      <w:lvlText w:val="•"/>
      <w:lvlJc w:val="left"/>
      <w:pPr>
        <w:ind w:left="1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452E0FC">
      <w:start w:val="1"/>
      <w:numFmt w:val="bullet"/>
      <w:lvlText w:val="o"/>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73E332A">
      <w:start w:val="1"/>
      <w:numFmt w:val="bullet"/>
      <w:lvlText w:val="▪"/>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A12CE58">
      <w:start w:val="1"/>
      <w:numFmt w:val="bullet"/>
      <w:lvlText w:val="•"/>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0525B38">
      <w:start w:val="1"/>
      <w:numFmt w:val="bullet"/>
      <w:lvlText w:val="o"/>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A685446">
      <w:start w:val="1"/>
      <w:numFmt w:val="bullet"/>
      <w:lvlText w:val="▪"/>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2D823EE">
      <w:start w:val="1"/>
      <w:numFmt w:val="bullet"/>
      <w:lvlText w:val="•"/>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898D90C">
      <w:start w:val="1"/>
      <w:numFmt w:val="bullet"/>
      <w:lvlText w:val="o"/>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8AE67C6">
      <w:start w:val="1"/>
      <w:numFmt w:val="bullet"/>
      <w:lvlText w:val="▪"/>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574372DE"/>
    <w:multiLevelType w:val="hybridMultilevel"/>
    <w:tmpl w:val="2D52ED18"/>
    <w:lvl w:ilvl="0" w:tplc="E3781896">
      <w:numFmt w:val="bullet"/>
      <w:lvlText w:val="-"/>
      <w:lvlJc w:val="left"/>
      <w:pPr>
        <w:ind w:left="3753" w:hanging="360"/>
      </w:pPr>
      <w:rPr>
        <w:rFonts w:ascii="Palatino Linotype" w:eastAsia="Times New Roman" w:hAnsi="Palatino Linotype" w:cs="Times New Roman"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5" w15:restartNumberingAfterBreak="0">
    <w:nsid w:val="62DA154C"/>
    <w:multiLevelType w:val="multilevel"/>
    <w:tmpl w:val="1D42B2A8"/>
    <w:styleLink w:val="Estilo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9DF6234"/>
    <w:multiLevelType w:val="hybridMultilevel"/>
    <w:tmpl w:val="612AF9C6"/>
    <w:lvl w:ilvl="0" w:tplc="BB5674AA">
      <w:start w:val="1"/>
      <w:numFmt w:val="bullet"/>
      <w:lvlText w:val="•"/>
      <w:lvlJc w:val="left"/>
      <w:pPr>
        <w:ind w:left="1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05CE9B0">
      <w:start w:val="1"/>
      <w:numFmt w:val="bullet"/>
      <w:lvlText w:val="o"/>
      <w:lvlJc w:val="left"/>
      <w:pPr>
        <w:ind w:left="1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790C6E8">
      <w:start w:val="1"/>
      <w:numFmt w:val="bullet"/>
      <w:lvlText w:val="▪"/>
      <w:lvlJc w:val="left"/>
      <w:pPr>
        <w:ind w:left="21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6800384">
      <w:start w:val="1"/>
      <w:numFmt w:val="bullet"/>
      <w:lvlText w:val="•"/>
      <w:lvlJc w:val="left"/>
      <w:pPr>
        <w:ind w:left="28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7340682">
      <w:start w:val="1"/>
      <w:numFmt w:val="bullet"/>
      <w:lvlText w:val="o"/>
      <w:lvlJc w:val="left"/>
      <w:pPr>
        <w:ind w:left="35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CA04018">
      <w:start w:val="1"/>
      <w:numFmt w:val="bullet"/>
      <w:lvlText w:val="▪"/>
      <w:lvlJc w:val="left"/>
      <w:pPr>
        <w:ind w:left="42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EE8E23A">
      <w:start w:val="1"/>
      <w:numFmt w:val="bullet"/>
      <w:lvlText w:val="•"/>
      <w:lvlJc w:val="left"/>
      <w:pPr>
        <w:ind w:left="50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0B2DFC6">
      <w:start w:val="1"/>
      <w:numFmt w:val="bullet"/>
      <w:lvlText w:val="o"/>
      <w:lvlJc w:val="left"/>
      <w:pPr>
        <w:ind w:left="57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5528496">
      <w:start w:val="1"/>
      <w:numFmt w:val="bullet"/>
      <w:lvlText w:val="▪"/>
      <w:lvlJc w:val="left"/>
      <w:pPr>
        <w:ind w:left="64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6FB827DE"/>
    <w:multiLevelType w:val="multilevel"/>
    <w:tmpl w:val="6D5AB5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2A7528E"/>
    <w:multiLevelType w:val="hybridMultilevel"/>
    <w:tmpl w:val="BC1892EE"/>
    <w:lvl w:ilvl="0" w:tplc="4DFE8FDA">
      <w:start w:val="1"/>
      <w:numFmt w:val="decimal"/>
      <w:lvlText w:val="(%1)"/>
      <w:lvlJc w:val="left"/>
      <w:pPr>
        <w:ind w:left="3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8CC59B0">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0A8FC72">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15A9D98">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41E33B4">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17AF900">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8A61C56">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5406382">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E6ACA0C">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74954972"/>
    <w:multiLevelType w:val="multilevel"/>
    <w:tmpl w:val="AD2CFFF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F78721D"/>
    <w:multiLevelType w:val="multilevel"/>
    <w:tmpl w:val="BD8076A0"/>
    <w:lvl w:ilvl="0">
      <w:start w:val="1"/>
      <w:numFmt w:val="decimal"/>
      <w:lvlText w:val="%1.1"/>
      <w:lvlJc w:val="left"/>
      <w:pPr>
        <w:ind w:left="720" w:hanging="360"/>
      </w:pPr>
      <w:rPr>
        <w:rFonts w:ascii="Times New Roman" w:eastAsia="Calibri" w:hAnsi="Times New Roman" w:cs="Times New Roman" w:hint="default"/>
        <w:b/>
        <w:bCs/>
        <w:i w:val="0"/>
        <w:strike w:val="0"/>
        <w:dstrike w:val="0"/>
        <w:color w:val="000000"/>
        <w:sz w:val="24"/>
        <w:szCs w:val="24"/>
        <w:u w:val="none" w:color="000000"/>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68287296">
    <w:abstractNumId w:val="16"/>
  </w:num>
  <w:num w:numId="2" w16cid:durableId="870605556">
    <w:abstractNumId w:val="0"/>
  </w:num>
  <w:num w:numId="3" w16cid:durableId="345790898">
    <w:abstractNumId w:val="2"/>
  </w:num>
  <w:num w:numId="4" w16cid:durableId="602880351">
    <w:abstractNumId w:val="18"/>
  </w:num>
  <w:num w:numId="5" w16cid:durableId="1741634785">
    <w:abstractNumId w:val="13"/>
  </w:num>
  <w:num w:numId="6" w16cid:durableId="1372848211">
    <w:abstractNumId w:val="8"/>
  </w:num>
  <w:num w:numId="7" w16cid:durableId="360399107">
    <w:abstractNumId w:val="7"/>
  </w:num>
  <w:num w:numId="8" w16cid:durableId="694043489">
    <w:abstractNumId w:val="4"/>
  </w:num>
  <w:num w:numId="9" w16cid:durableId="1804423747">
    <w:abstractNumId w:val="3"/>
  </w:num>
  <w:num w:numId="10" w16cid:durableId="1851334825">
    <w:abstractNumId w:val="1"/>
  </w:num>
  <w:num w:numId="11" w16cid:durableId="766270304">
    <w:abstractNumId w:val="19"/>
  </w:num>
  <w:num w:numId="12" w16cid:durableId="1597904945">
    <w:abstractNumId w:val="6"/>
  </w:num>
  <w:num w:numId="13" w16cid:durableId="88670378">
    <w:abstractNumId w:val="5"/>
  </w:num>
  <w:num w:numId="14" w16cid:durableId="311175039">
    <w:abstractNumId w:val="11"/>
  </w:num>
  <w:num w:numId="15" w16cid:durableId="1043406976">
    <w:abstractNumId w:val="17"/>
  </w:num>
  <w:num w:numId="16" w16cid:durableId="1953978955">
    <w:abstractNumId w:val="9"/>
  </w:num>
  <w:num w:numId="17" w16cid:durableId="773356566">
    <w:abstractNumId w:val="20"/>
  </w:num>
  <w:num w:numId="18" w16cid:durableId="697580169">
    <w:abstractNumId w:val="12"/>
  </w:num>
  <w:num w:numId="19" w16cid:durableId="1107312426">
    <w:abstractNumId w:val="15"/>
  </w:num>
  <w:num w:numId="20" w16cid:durableId="83376118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8514083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421730670">
    <w:abstractNumId w:val="14"/>
  </w:num>
  <w:num w:numId="23" w16cid:durableId="661851805">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paw000@o365.student.utp.edu.pl">
    <w15:presenceInfo w15:providerId="None" w15:userId="frapaw000@o365.student.utp.edu.p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hideSpellingErrors/>
  <w:hideGrammaticalErrors/>
  <w:defaultTabStop w:val="708"/>
  <w:hyphenationZone w:val="425"/>
  <w:characterSpacingControl w:val="doNotCompress"/>
  <w:hdrShapeDefaults>
    <o:shapedefaults v:ext="edit" spidmax="2050"/>
  </w:hdrShapeDefaults>
  <w:footnotePr>
    <w:numRestart w:val="eachPage"/>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EzNDI0NbEwNjU3NDBW0lEKTi0uzszPAykwNK0FABoJETktAAAA"/>
  </w:docVars>
  <w:rsids>
    <w:rsidRoot w:val="00B53521"/>
    <w:rsid w:val="00000F99"/>
    <w:rsid w:val="00001DEA"/>
    <w:rsid w:val="00002030"/>
    <w:rsid w:val="000032C8"/>
    <w:rsid w:val="0000485D"/>
    <w:rsid w:val="00005A40"/>
    <w:rsid w:val="00010C35"/>
    <w:rsid w:val="00013F63"/>
    <w:rsid w:val="00015862"/>
    <w:rsid w:val="00015E30"/>
    <w:rsid w:val="00016422"/>
    <w:rsid w:val="00016D8B"/>
    <w:rsid w:val="00020F24"/>
    <w:rsid w:val="0002153D"/>
    <w:rsid w:val="00021FC3"/>
    <w:rsid w:val="00022F93"/>
    <w:rsid w:val="00023029"/>
    <w:rsid w:val="00023283"/>
    <w:rsid w:val="00023D26"/>
    <w:rsid w:val="0002478B"/>
    <w:rsid w:val="00025335"/>
    <w:rsid w:val="000279DE"/>
    <w:rsid w:val="00027E68"/>
    <w:rsid w:val="00031B0B"/>
    <w:rsid w:val="00033011"/>
    <w:rsid w:val="0003702A"/>
    <w:rsid w:val="000371AE"/>
    <w:rsid w:val="0003747F"/>
    <w:rsid w:val="0004421E"/>
    <w:rsid w:val="00045AB9"/>
    <w:rsid w:val="00045AC1"/>
    <w:rsid w:val="00045C57"/>
    <w:rsid w:val="00046047"/>
    <w:rsid w:val="00047144"/>
    <w:rsid w:val="00052FE7"/>
    <w:rsid w:val="00054A48"/>
    <w:rsid w:val="00055A3C"/>
    <w:rsid w:val="0006198A"/>
    <w:rsid w:val="00061CB7"/>
    <w:rsid w:val="00063862"/>
    <w:rsid w:val="00065744"/>
    <w:rsid w:val="000738C7"/>
    <w:rsid w:val="00073CA8"/>
    <w:rsid w:val="000753A6"/>
    <w:rsid w:val="00075A39"/>
    <w:rsid w:val="00075CC3"/>
    <w:rsid w:val="00075FAF"/>
    <w:rsid w:val="00076625"/>
    <w:rsid w:val="00081192"/>
    <w:rsid w:val="0008127A"/>
    <w:rsid w:val="00081B94"/>
    <w:rsid w:val="00082E3E"/>
    <w:rsid w:val="000830C8"/>
    <w:rsid w:val="000834EC"/>
    <w:rsid w:val="000838EE"/>
    <w:rsid w:val="00084821"/>
    <w:rsid w:val="000860D5"/>
    <w:rsid w:val="00087F71"/>
    <w:rsid w:val="0009078D"/>
    <w:rsid w:val="00091475"/>
    <w:rsid w:val="00092A6A"/>
    <w:rsid w:val="00092D0D"/>
    <w:rsid w:val="0009618B"/>
    <w:rsid w:val="0009748B"/>
    <w:rsid w:val="000A1403"/>
    <w:rsid w:val="000A2A14"/>
    <w:rsid w:val="000A3B90"/>
    <w:rsid w:val="000A3FCE"/>
    <w:rsid w:val="000B2268"/>
    <w:rsid w:val="000B2B95"/>
    <w:rsid w:val="000B3241"/>
    <w:rsid w:val="000B42C2"/>
    <w:rsid w:val="000B445F"/>
    <w:rsid w:val="000B564D"/>
    <w:rsid w:val="000B6BE1"/>
    <w:rsid w:val="000B7895"/>
    <w:rsid w:val="000B7DE3"/>
    <w:rsid w:val="000C06C1"/>
    <w:rsid w:val="000C0F12"/>
    <w:rsid w:val="000C42EB"/>
    <w:rsid w:val="000C5174"/>
    <w:rsid w:val="000C6FB0"/>
    <w:rsid w:val="000C78C5"/>
    <w:rsid w:val="000D1797"/>
    <w:rsid w:val="000D2739"/>
    <w:rsid w:val="000D29FB"/>
    <w:rsid w:val="000D2D4C"/>
    <w:rsid w:val="000D31AE"/>
    <w:rsid w:val="000D31B5"/>
    <w:rsid w:val="000D3E40"/>
    <w:rsid w:val="000D447F"/>
    <w:rsid w:val="000D574D"/>
    <w:rsid w:val="000D5767"/>
    <w:rsid w:val="000E2823"/>
    <w:rsid w:val="000E2A54"/>
    <w:rsid w:val="000E2D47"/>
    <w:rsid w:val="000E5A10"/>
    <w:rsid w:val="000E5BB1"/>
    <w:rsid w:val="000E68C8"/>
    <w:rsid w:val="000E6C93"/>
    <w:rsid w:val="000F19FC"/>
    <w:rsid w:val="000F1F1B"/>
    <w:rsid w:val="000F246F"/>
    <w:rsid w:val="000F2AE9"/>
    <w:rsid w:val="000F4611"/>
    <w:rsid w:val="000F47DD"/>
    <w:rsid w:val="000F4A32"/>
    <w:rsid w:val="000F4EC8"/>
    <w:rsid w:val="000F7025"/>
    <w:rsid w:val="000F77A9"/>
    <w:rsid w:val="00101AC2"/>
    <w:rsid w:val="00105C04"/>
    <w:rsid w:val="00107F5F"/>
    <w:rsid w:val="001119CE"/>
    <w:rsid w:val="00112AE9"/>
    <w:rsid w:val="0011357C"/>
    <w:rsid w:val="0011427A"/>
    <w:rsid w:val="0011514D"/>
    <w:rsid w:val="00117BD8"/>
    <w:rsid w:val="00121360"/>
    <w:rsid w:val="00121548"/>
    <w:rsid w:val="00121708"/>
    <w:rsid w:val="00122454"/>
    <w:rsid w:val="00125FAC"/>
    <w:rsid w:val="00127AA9"/>
    <w:rsid w:val="00131265"/>
    <w:rsid w:val="001326AD"/>
    <w:rsid w:val="001338CB"/>
    <w:rsid w:val="00133C65"/>
    <w:rsid w:val="00134218"/>
    <w:rsid w:val="0013576E"/>
    <w:rsid w:val="001362BA"/>
    <w:rsid w:val="00141065"/>
    <w:rsid w:val="0014124E"/>
    <w:rsid w:val="001421A5"/>
    <w:rsid w:val="001428AD"/>
    <w:rsid w:val="00143DBC"/>
    <w:rsid w:val="0014412A"/>
    <w:rsid w:val="0014422E"/>
    <w:rsid w:val="00146E90"/>
    <w:rsid w:val="001502BD"/>
    <w:rsid w:val="00150801"/>
    <w:rsid w:val="001524EC"/>
    <w:rsid w:val="00154212"/>
    <w:rsid w:val="00155656"/>
    <w:rsid w:val="00156A36"/>
    <w:rsid w:val="00157200"/>
    <w:rsid w:val="00157B75"/>
    <w:rsid w:val="00160B69"/>
    <w:rsid w:val="00161D7A"/>
    <w:rsid w:val="00163471"/>
    <w:rsid w:val="00164B86"/>
    <w:rsid w:val="00167553"/>
    <w:rsid w:val="0017004B"/>
    <w:rsid w:val="001703E4"/>
    <w:rsid w:val="00173CB1"/>
    <w:rsid w:val="00175657"/>
    <w:rsid w:val="00177F25"/>
    <w:rsid w:val="00180AE3"/>
    <w:rsid w:val="00181E1E"/>
    <w:rsid w:val="001835F1"/>
    <w:rsid w:val="00183C6D"/>
    <w:rsid w:val="00184779"/>
    <w:rsid w:val="001848F6"/>
    <w:rsid w:val="00184FB2"/>
    <w:rsid w:val="001859E9"/>
    <w:rsid w:val="00191367"/>
    <w:rsid w:val="00192812"/>
    <w:rsid w:val="001929BD"/>
    <w:rsid w:val="00195016"/>
    <w:rsid w:val="00196BEB"/>
    <w:rsid w:val="00197097"/>
    <w:rsid w:val="001A0A04"/>
    <w:rsid w:val="001A4075"/>
    <w:rsid w:val="001A55D5"/>
    <w:rsid w:val="001A615D"/>
    <w:rsid w:val="001A7842"/>
    <w:rsid w:val="001A7A3A"/>
    <w:rsid w:val="001A7DAC"/>
    <w:rsid w:val="001B0644"/>
    <w:rsid w:val="001B1645"/>
    <w:rsid w:val="001B2FD7"/>
    <w:rsid w:val="001B388B"/>
    <w:rsid w:val="001B3D5A"/>
    <w:rsid w:val="001B6201"/>
    <w:rsid w:val="001B6D2F"/>
    <w:rsid w:val="001B6E5C"/>
    <w:rsid w:val="001B7124"/>
    <w:rsid w:val="001B76C1"/>
    <w:rsid w:val="001C046D"/>
    <w:rsid w:val="001C051F"/>
    <w:rsid w:val="001C0551"/>
    <w:rsid w:val="001C0A52"/>
    <w:rsid w:val="001C0D6F"/>
    <w:rsid w:val="001C0D74"/>
    <w:rsid w:val="001C250C"/>
    <w:rsid w:val="001C2980"/>
    <w:rsid w:val="001C3E92"/>
    <w:rsid w:val="001C4167"/>
    <w:rsid w:val="001C5907"/>
    <w:rsid w:val="001C5EF6"/>
    <w:rsid w:val="001C65CC"/>
    <w:rsid w:val="001C76E2"/>
    <w:rsid w:val="001D5D2D"/>
    <w:rsid w:val="001D6467"/>
    <w:rsid w:val="001D7FD9"/>
    <w:rsid w:val="001E1406"/>
    <w:rsid w:val="001E2055"/>
    <w:rsid w:val="001E2E3E"/>
    <w:rsid w:val="001E3B59"/>
    <w:rsid w:val="001E4350"/>
    <w:rsid w:val="001E50AF"/>
    <w:rsid w:val="001E74EC"/>
    <w:rsid w:val="001E7671"/>
    <w:rsid w:val="001F0B4D"/>
    <w:rsid w:val="001F1D19"/>
    <w:rsid w:val="001F1FA8"/>
    <w:rsid w:val="001F30E2"/>
    <w:rsid w:val="001F325A"/>
    <w:rsid w:val="001F37A1"/>
    <w:rsid w:val="001F3D20"/>
    <w:rsid w:val="001F6DC9"/>
    <w:rsid w:val="001F7C52"/>
    <w:rsid w:val="0020089F"/>
    <w:rsid w:val="002017AF"/>
    <w:rsid w:val="00202BEF"/>
    <w:rsid w:val="002065F1"/>
    <w:rsid w:val="00206829"/>
    <w:rsid w:val="0021017A"/>
    <w:rsid w:val="002116C4"/>
    <w:rsid w:val="0021271D"/>
    <w:rsid w:val="002143A1"/>
    <w:rsid w:val="00214432"/>
    <w:rsid w:val="0021586C"/>
    <w:rsid w:val="0021619B"/>
    <w:rsid w:val="00216E7D"/>
    <w:rsid w:val="0022162A"/>
    <w:rsid w:val="0022164D"/>
    <w:rsid w:val="002225C0"/>
    <w:rsid w:val="00222C88"/>
    <w:rsid w:val="00223104"/>
    <w:rsid w:val="002232A1"/>
    <w:rsid w:val="00223871"/>
    <w:rsid w:val="00224914"/>
    <w:rsid w:val="00224E15"/>
    <w:rsid w:val="00225CA2"/>
    <w:rsid w:val="00226DC2"/>
    <w:rsid w:val="00230882"/>
    <w:rsid w:val="00231393"/>
    <w:rsid w:val="002328BA"/>
    <w:rsid w:val="0023493B"/>
    <w:rsid w:val="002351CE"/>
    <w:rsid w:val="00240979"/>
    <w:rsid w:val="00241969"/>
    <w:rsid w:val="00242006"/>
    <w:rsid w:val="00243DFD"/>
    <w:rsid w:val="0025132E"/>
    <w:rsid w:val="00252F60"/>
    <w:rsid w:val="00253C2B"/>
    <w:rsid w:val="00253CF3"/>
    <w:rsid w:val="002546D6"/>
    <w:rsid w:val="00256590"/>
    <w:rsid w:val="0025715A"/>
    <w:rsid w:val="00257322"/>
    <w:rsid w:val="0026066E"/>
    <w:rsid w:val="00260B3E"/>
    <w:rsid w:val="002613E7"/>
    <w:rsid w:val="00261707"/>
    <w:rsid w:val="00262CBD"/>
    <w:rsid w:val="00262FF0"/>
    <w:rsid w:val="00263A4E"/>
    <w:rsid w:val="00264FC1"/>
    <w:rsid w:val="00265290"/>
    <w:rsid w:val="002664D1"/>
    <w:rsid w:val="00266B7E"/>
    <w:rsid w:val="0027131E"/>
    <w:rsid w:val="002720A8"/>
    <w:rsid w:val="00272781"/>
    <w:rsid w:val="00273CC5"/>
    <w:rsid w:val="0027728E"/>
    <w:rsid w:val="002775D4"/>
    <w:rsid w:val="002778F5"/>
    <w:rsid w:val="002809C3"/>
    <w:rsid w:val="00283A1F"/>
    <w:rsid w:val="002853D8"/>
    <w:rsid w:val="00287BF7"/>
    <w:rsid w:val="00292019"/>
    <w:rsid w:val="0029204F"/>
    <w:rsid w:val="002952B8"/>
    <w:rsid w:val="002959BA"/>
    <w:rsid w:val="00296979"/>
    <w:rsid w:val="0029748A"/>
    <w:rsid w:val="002A165E"/>
    <w:rsid w:val="002A170E"/>
    <w:rsid w:val="002A31C4"/>
    <w:rsid w:val="002A31D5"/>
    <w:rsid w:val="002A50C9"/>
    <w:rsid w:val="002A64AF"/>
    <w:rsid w:val="002B07DA"/>
    <w:rsid w:val="002B1BC0"/>
    <w:rsid w:val="002B1DA9"/>
    <w:rsid w:val="002B3732"/>
    <w:rsid w:val="002B45E2"/>
    <w:rsid w:val="002B4A12"/>
    <w:rsid w:val="002B4EE6"/>
    <w:rsid w:val="002B5759"/>
    <w:rsid w:val="002B61AE"/>
    <w:rsid w:val="002B7942"/>
    <w:rsid w:val="002C05B7"/>
    <w:rsid w:val="002C0FF3"/>
    <w:rsid w:val="002C12E1"/>
    <w:rsid w:val="002C2038"/>
    <w:rsid w:val="002C39BE"/>
    <w:rsid w:val="002C4621"/>
    <w:rsid w:val="002C4EDC"/>
    <w:rsid w:val="002C524E"/>
    <w:rsid w:val="002C6049"/>
    <w:rsid w:val="002C74DD"/>
    <w:rsid w:val="002D197A"/>
    <w:rsid w:val="002D24F8"/>
    <w:rsid w:val="002D7AF6"/>
    <w:rsid w:val="002D7C47"/>
    <w:rsid w:val="002E0562"/>
    <w:rsid w:val="002E0CD2"/>
    <w:rsid w:val="002E336B"/>
    <w:rsid w:val="002E3C77"/>
    <w:rsid w:val="002E4A51"/>
    <w:rsid w:val="002E6187"/>
    <w:rsid w:val="002F0EC3"/>
    <w:rsid w:val="002F501B"/>
    <w:rsid w:val="0030035A"/>
    <w:rsid w:val="00300968"/>
    <w:rsid w:val="003016A1"/>
    <w:rsid w:val="00301B8B"/>
    <w:rsid w:val="0030259F"/>
    <w:rsid w:val="00302E64"/>
    <w:rsid w:val="003033D3"/>
    <w:rsid w:val="00303C05"/>
    <w:rsid w:val="00304D5D"/>
    <w:rsid w:val="00305B6B"/>
    <w:rsid w:val="00307111"/>
    <w:rsid w:val="00307CC9"/>
    <w:rsid w:val="00313D55"/>
    <w:rsid w:val="003144A0"/>
    <w:rsid w:val="003154FD"/>
    <w:rsid w:val="00315659"/>
    <w:rsid w:val="0031651E"/>
    <w:rsid w:val="003173A1"/>
    <w:rsid w:val="00317DBA"/>
    <w:rsid w:val="00320567"/>
    <w:rsid w:val="00320D38"/>
    <w:rsid w:val="00321867"/>
    <w:rsid w:val="00321C95"/>
    <w:rsid w:val="00326F8E"/>
    <w:rsid w:val="00326FFD"/>
    <w:rsid w:val="00330437"/>
    <w:rsid w:val="00330E63"/>
    <w:rsid w:val="00331688"/>
    <w:rsid w:val="00331BE2"/>
    <w:rsid w:val="00332336"/>
    <w:rsid w:val="0033338A"/>
    <w:rsid w:val="00333619"/>
    <w:rsid w:val="00333D32"/>
    <w:rsid w:val="00334156"/>
    <w:rsid w:val="0033762A"/>
    <w:rsid w:val="0033794B"/>
    <w:rsid w:val="00337E7D"/>
    <w:rsid w:val="00340377"/>
    <w:rsid w:val="00342CAA"/>
    <w:rsid w:val="00343008"/>
    <w:rsid w:val="00344E58"/>
    <w:rsid w:val="00345BF0"/>
    <w:rsid w:val="00346D16"/>
    <w:rsid w:val="003521B3"/>
    <w:rsid w:val="0035326C"/>
    <w:rsid w:val="00353683"/>
    <w:rsid w:val="00355726"/>
    <w:rsid w:val="00364836"/>
    <w:rsid w:val="00365B6F"/>
    <w:rsid w:val="0036613C"/>
    <w:rsid w:val="003665D4"/>
    <w:rsid w:val="00367E08"/>
    <w:rsid w:val="003708FB"/>
    <w:rsid w:val="00370AED"/>
    <w:rsid w:val="00372D5A"/>
    <w:rsid w:val="003738AE"/>
    <w:rsid w:val="003763F6"/>
    <w:rsid w:val="0037647F"/>
    <w:rsid w:val="00377502"/>
    <w:rsid w:val="00377BB9"/>
    <w:rsid w:val="0038016B"/>
    <w:rsid w:val="003809E2"/>
    <w:rsid w:val="003813A0"/>
    <w:rsid w:val="0038503D"/>
    <w:rsid w:val="00392E05"/>
    <w:rsid w:val="003939F1"/>
    <w:rsid w:val="00394BA7"/>
    <w:rsid w:val="00395FB6"/>
    <w:rsid w:val="0039762F"/>
    <w:rsid w:val="003A0FD3"/>
    <w:rsid w:val="003A3B38"/>
    <w:rsid w:val="003A3F60"/>
    <w:rsid w:val="003A4700"/>
    <w:rsid w:val="003A582A"/>
    <w:rsid w:val="003A609A"/>
    <w:rsid w:val="003A6FA8"/>
    <w:rsid w:val="003A7D7E"/>
    <w:rsid w:val="003B3455"/>
    <w:rsid w:val="003B4A3A"/>
    <w:rsid w:val="003B4BE9"/>
    <w:rsid w:val="003B705A"/>
    <w:rsid w:val="003C0511"/>
    <w:rsid w:val="003C1ABB"/>
    <w:rsid w:val="003C3460"/>
    <w:rsid w:val="003C3ABA"/>
    <w:rsid w:val="003C3E0F"/>
    <w:rsid w:val="003C4716"/>
    <w:rsid w:val="003C4A1F"/>
    <w:rsid w:val="003D0683"/>
    <w:rsid w:val="003D1C24"/>
    <w:rsid w:val="003D27C3"/>
    <w:rsid w:val="003D2D4B"/>
    <w:rsid w:val="003D35B3"/>
    <w:rsid w:val="003D4585"/>
    <w:rsid w:val="003D68C2"/>
    <w:rsid w:val="003E03D5"/>
    <w:rsid w:val="003E365F"/>
    <w:rsid w:val="003E45C8"/>
    <w:rsid w:val="003E5942"/>
    <w:rsid w:val="003E5AC0"/>
    <w:rsid w:val="003E5C44"/>
    <w:rsid w:val="003E6AA9"/>
    <w:rsid w:val="003F069A"/>
    <w:rsid w:val="003F1A84"/>
    <w:rsid w:val="003F28F0"/>
    <w:rsid w:val="003F2AC8"/>
    <w:rsid w:val="003F5378"/>
    <w:rsid w:val="003F56B3"/>
    <w:rsid w:val="003F5D1D"/>
    <w:rsid w:val="003F6B83"/>
    <w:rsid w:val="00400780"/>
    <w:rsid w:val="004017CF"/>
    <w:rsid w:val="00403D63"/>
    <w:rsid w:val="00404B5D"/>
    <w:rsid w:val="004051BC"/>
    <w:rsid w:val="004065E0"/>
    <w:rsid w:val="00411069"/>
    <w:rsid w:val="00412E17"/>
    <w:rsid w:val="004142A5"/>
    <w:rsid w:val="00414499"/>
    <w:rsid w:val="0041652E"/>
    <w:rsid w:val="00416CE4"/>
    <w:rsid w:val="00420F10"/>
    <w:rsid w:val="004242BF"/>
    <w:rsid w:val="00426E70"/>
    <w:rsid w:val="00431171"/>
    <w:rsid w:val="004329DA"/>
    <w:rsid w:val="004351FF"/>
    <w:rsid w:val="004354AD"/>
    <w:rsid w:val="00437028"/>
    <w:rsid w:val="00437BD7"/>
    <w:rsid w:val="00441F62"/>
    <w:rsid w:val="00442C1A"/>
    <w:rsid w:val="00443AD4"/>
    <w:rsid w:val="00444CF0"/>
    <w:rsid w:val="00444DA3"/>
    <w:rsid w:val="00445153"/>
    <w:rsid w:val="0045193C"/>
    <w:rsid w:val="00452817"/>
    <w:rsid w:val="00453615"/>
    <w:rsid w:val="00454F76"/>
    <w:rsid w:val="00455508"/>
    <w:rsid w:val="00456A03"/>
    <w:rsid w:val="004570D2"/>
    <w:rsid w:val="00457545"/>
    <w:rsid w:val="004615D0"/>
    <w:rsid w:val="00463345"/>
    <w:rsid w:val="00465756"/>
    <w:rsid w:val="00465A6B"/>
    <w:rsid w:val="004662F1"/>
    <w:rsid w:val="00467F46"/>
    <w:rsid w:val="00471CE1"/>
    <w:rsid w:val="004732FE"/>
    <w:rsid w:val="00476685"/>
    <w:rsid w:val="00476EEE"/>
    <w:rsid w:val="00477DF4"/>
    <w:rsid w:val="00481893"/>
    <w:rsid w:val="00485887"/>
    <w:rsid w:val="00486979"/>
    <w:rsid w:val="004916DA"/>
    <w:rsid w:val="00491913"/>
    <w:rsid w:val="0049243D"/>
    <w:rsid w:val="004925B8"/>
    <w:rsid w:val="00493004"/>
    <w:rsid w:val="00495306"/>
    <w:rsid w:val="00497DC8"/>
    <w:rsid w:val="004A0A18"/>
    <w:rsid w:val="004A14AC"/>
    <w:rsid w:val="004A21EB"/>
    <w:rsid w:val="004A230E"/>
    <w:rsid w:val="004A2CCA"/>
    <w:rsid w:val="004A3731"/>
    <w:rsid w:val="004A5B5F"/>
    <w:rsid w:val="004A7853"/>
    <w:rsid w:val="004B0771"/>
    <w:rsid w:val="004B140C"/>
    <w:rsid w:val="004B1795"/>
    <w:rsid w:val="004B2A20"/>
    <w:rsid w:val="004B3833"/>
    <w:rsid w:val="004B4EDD"/>
    <w:rsid w:val="004B5836"/>
    <w:rsid w:val="004C0FFF"/>
    <w:rsid w:val="004C11A1"/>
    <w:rsid w:val="004C15FA"/>
    <w:rsid w:val="004C233B"/>
    <w:rsid w:val="004C40AC"/>
    <w:rsid w:val="004C4E82"/>
    <w:rsid w:val="004C59DF"/>
    <w:rsid w:val="004C5A7C"/>
    <w:rsid w:val="004C5FFD"/>
    <w:rsid w:val="004C6391"/>
    <w:rsid w:val="004C75C7"/>
    <w:rsid w:val="004D09C8"/>
    <w:rsid w:val="004D23B5"/>
    <w:rsid w:val="004D407E"/>
    <w:rsid w:val="004D433B"/>
    <w:rsid w:val="004E1043"/>
    <w:rsid w:val="004E1B7B"/>
    <w:rsid w:val="004E2CCA"/>
    <w:rsid w:val="004E4194"/>
    <w:rsid w:val="004E44F7"/>
    <w:rsid w:val="004E4857"/>
    <w:rsid w:val="004F0CF1"/>
    <w:rsid w:val="004F0E4A"/>
    <w:rsid w:val="004F0FF3"/>
    <w:rsid w:val="00500C68"/>
    <w:rsid w:val="00501324"/>
    <w:rsid w:val="0050243E"/>
    <w:rsid w:val="005045BB"/>
    <w:rsid w:val="00504E55"/>
    <w:rsid w:val="0050605E"/>
    <w:rsid w:val="00510A5C"/>
    <w:rsid w:val="005114E3"/>
    <w:rsid w:val="005132CE"/>
    <w:rsid w:val="0051387F"/>
    <w:rsid w:val="00515CE5"/>
    <w:rsid w:val="00516F93"/>
    <w:rsid w:val="00517E95"/>
    <w:rsid w:val="00520F3B"/>
    <w:rsid w:val="00521981"/>
    <w:rsid w:val="00521B38"/>
    <w:rsid w:val="0052258C"/>
    <w:rsid w:val="00524646"/>
    <w:rsid w:val="005246A6"/>
    <w:rsid w:val="00525416"/>
    <w:rsid w:val="0052556D"/>
    <w:rsid w:val="005263C5"/>
    <w:rsid w:val="00526479"/>
    <w:rsid w:val="0052725B"/>
    <w:rsid w:val="00530362"/>
    <w:rsid w:val="00533FBE"/>
    <w:rsid w:val="005352E9"/>
    <w:rsid w:val="00535E0C"/>
    <w:rsid w:val="005364AD"/>
    <w:rsid w:val="00536E2F"/>
    <w:rsid w:val="00536F38"/>
    <w:rsid w:val="005413FE"/>
    <w:rsid w:val="00541F95"/>
    <w:rsid w:val="0054381F"/>
    <w:rsid w:val="00545FDA"/>
    <w:rsid w:val="00550A69"/>
    <w:rsid w:val="00551C53"/>
    <w:rsid w:val="00552FB7"/>
    <w:rsid w:val="005558D9"/>
    <w:rsid w:val="00556C13"/>
    <w:rsid w:val="00560D74"/>
    <w:rsid w:val="0056411A"/>
    <w:rsid w:val="00567974"/>
    <w:rsid w:val="005701D7"/>
    <w:rsid w:val="005722D1"/>
    <w:rsid w:val="00573E03"/>
    <w:rsid w:val="005741FF"/>
    <w:rsid w:val="00577059"/>
    <w:rsid w:val="00577283"/>
    <w:rsid w:val="00580182"/>
    <w:rsid w:val="00580457"/>
    <w:rsid w:val="00580776"/>
    <w:rsid w:val="00581F2D"/>
    <w:rsid w:val="005821A8"/>
    <w:rsid w:val="0058337A"/>
    <w:rsid w:val="00584D0B"/>
    <w:rsid w:val="00585FB1"/>
    <w:rsid w:val="00587597"/>
    <w:rsid w:val="00590004"/>
    <w:rsid w:val="00591834"/>
    <w:rsid w:val="00591B96"/>
    <w:rsid w:val="005946DF"/>
    <w:rsid w:val="0059587B"/>
    <w:rsid w:val="0059751E"/>
    <w:rsid w:val="005A4581"/>
    <w:rsid w:val="005A6594"/>
    <w:rsid w:val="005A6AD2"/>
    <w:rsid w:val="005A6ED6"/>
    <w:rsid w:val="005A7D5C"/>
    <w:rsid w:val="005A7E8C"/>
    <w:rsid w:val="005A7F04"/>
    <w:rsid w:val="005B56DF"/>
    <w:rsid w:val="005B57DB"/>
    <w:rsid w:val="005B61E8"/>
    <w:rsid w:val="005B717C"/>
    <w:rsid w:val="005B71BA"/>
    <w:rsid w:val="005C1CB0"/>
    <w:rsid w:val="005C2B7D"/>
    <w:rsid w:val="005C59C2"/>
    <w:rsid w:val="005C6E33"/>
    <w:rsid w:val="005D4943"/>
    <w:rsid w:val="005D4ED0"/>
    <w:rsid w:val="005D5F56"/>
    <w:rsid w:val="005E13FE"/>
    <w:rsid w:val="005E496F"/>
    <w:rsid w:val="005E4CD4"/>
    <w:rsid w:val="005F2076"/>
    <w:rsid w:val="005F24EC"/>
    <w:rsid w:val="005F24FE"/>
    <w:rsid w:val="005F34C0"/>
    <w:rsid w:val="005F673E"/>
    <w:rsid w:val="005F6E3D"/>
    <w:rsid w:val="0060034B"/>
    <w:rsid w:val="00600403"/>
    <w:rsid w:val="0060169E"/>
    <w:rsid w:val="006031F2"/>
    <w:rsid w:val="00604742"/>
    <w:rsid w:val="00606274"/>
    <w:rsid w:val="00606C7D"/>
    <w:rsid w:val="006074D1"/>
    <w:rsid w:val="00607963"/>
    <w:rsid w:val="006079DB"/>
    <w:rsid w:val="00607EBC"/>
    <w:rsid w:val="00610752"/>
    <w:rsid w:val="00610C39"/>
    <w:rsid w:val="006119E8"/>
    <w:rsid w:val="00612620"/>
    <w:rsid w:val="00612CA0"/>
    <w:rsid w:val="006136AA"/>
    <w:rsid w:val="00613E29"/>
    <w:rsid w:val="00614B7A"/>
    <w:rsid w:val="00615FFA"/>
    <w:rsid w:val="00616DF0"/>
    <w:rsid w:val="00617A83"/>
    <w:rsid w:val="00620C86"/>
    <w:rsid w:val="0062290A"/>
    <w:rsid w:val="00622DC2"/>
    <w:rsid w:val="00622FE3"/>
    <w:rsid w:val="006234C6"/>
    <w:rsid w:val="006240E5"/>
    <w:rsid w:val="00625773"/>
    <w:rsid w:val="00625C49"/>
    <w:rsid w:val="00625D34"/>
    <w:rsid w:val="00625F5B"/>
    <w:rsid w:val="00626A2C"/>
    <w:rsid w:val="00626FA0"/>
    <w:rsid w:val="0062726A"/>
    <w:rsid w:val="00631890"/>
    <w:rsid w:val="006318B9"/>
    <w:rsid w:val="00635B69"/>
    <w:rsid w:val="00635F19"/>
    <w:rsid w:val="00640C92"/>
    <w:rsid w:val="00641416"/>
    <w:rsid w:val="00644D3F"/>
    <w:rsid w:val="0064642A"/>
    <w:rsid w:val="00650763"/>
    <w:rsid w:val="00652B1C"/>
    <w:rsid w:val="00652F05"/>
    <w:rsid w:val="0065345B"/>
    <w:rsid w:val="00654B64"/>
    <w:rsid w:val="00655EE3"/>
    <w:rsid w:val="00655F9F"/>
    <w:rsid w:val="00656DF5"/>
    <w:rsid w:val="006574CE"/>
    <w:rsid w:val="00663C1D"/>
    <w:rsid w:val="00665465"/>
    <w:rsid w:val="006662C3"/>
    <w:rsid w:val="00667E9F"/>
    <w:rsid w:val="006716E6"/>
    <w:rsid w:val="00673072"/>
    <w:rsid w:val="0067371D"/>
    <w:rsid w:val="00673E21"/>
    <w:rsid w:val="00683812"/>
    <w:rsid w:val="00683F5A"/>
    <w:rsid w:val="00685EAC"/>
    <w:rsid w:val="00686079"/>
    <w:rsid w:val="0068622C"/>
    <w:rsid w:val="0069007C"/>
    <w:rsid w:val="00693266"/>
    <w:rsid w:val="00693A71"/>
    <w:rsid w:val="00693E38"/>
    <w:rsid w:val="006A0044"/>
    <w:rsid w:val="006A1504"/>
    <w:rsid w:val="006A4D74"/>
    <w:rsid w:val="006A57CF"/>
    <w:rsid w:val="006B14AD"/>
    <w:rsid w:val="006B4354"/>
    <w:rsid w:val="006B43FD"/>
    <w:rsid w:val="006B46AC"/>
    <w:rsid w:val="006B506C"/>
    <w:rsid w:val="006C0004"/>
    <w:rsid w:val="006C1B6B"/>
    <w:rsid w:val="006C2011"/>
    <w:rsid w:val="006C338B"/>
    <w:rsid w:val="006C361B"/>
    <w:rsid w:val="006C400F"/>
    <w:rsid w:val="006C44B8"/>
    <w:rsid w:val="006C664E"/>
    <w:rsid w:val="006D0820"/>
    <w:rsid w:val="006D0E2C"/>
    <w:rsid w:val="006D14EA"/>
    <w:rsid w:val="006D19CB"/>
    <w:rsid w:val="006D223C"/>
    <w:rsid w:val="006D40D8"/>
    <w:rsid w:val="006D5605"/>
    <w:rsid w:val="006D5B24"/>
    <w:rsid w:val="006D648B"/>
    <w:rsid w:val="006D64FA"/>
    <w:rsid w:val="006D7EE3"/>
    <w:rsid w:val="006E04EF"/>
    <w:rsid w:val="006E17A3"/>
    <w:rsid w:val="006E2BA0"/>
    <w:rsid w:val="006F0E27"/>
    <w:rsid w:val="006F229E"/>
    <w:rsid w:val="006F2939"/>
    <w:rsid w:val="006F3C25"/>
    <w:rsid w:val="006F3F42"/>
    <w:rsid w:val="006F4ECB"/>
    <w:rsid w:val="006F4FB0"/>
    <w:rsid w:val="006F65B4"/>
    <w:rsid w:val="006F7FF7"/>
    <w:rsid w:val="007005B7"/>
    <w:rsid w:val="00711A75"/>
    <w:rsid w:val="00711C36"/>
    <w:rsid w:val="0071332C"/>
    <w:rsid w:val="007138B2"/>
    <w:rsid w:val="00717F47"/>
    <w:rsid w:val="007216B7"/>
    <w:rsid w:val="00724BAB"/>
    <w:rsid w:val="007257EC"/>
    <w:rsid w:val="00725E22"/>
    <w:rsid w:val="00727E74"/>
    <w:rsid w:val="0073386B"/>
    <w:rsid w:val="00734328"/>
    <w:rsid w:val="00734FBE"/>
    <w:rsid w:val="00737544"/>
    <w:rsid w:val="00740967"/>
    <w:rsid w:val="00742851"/>
    <w:rsid w:val="007440C5"/>
    <w:rsid w:val="00744134"/>
    <w:rsid w:val="00744695"/>
    <w:rsid w:val="00745026"/>
    <w:rsid w:val="00747024"/>
    <w:rsid w:val="00747B38"/>
    <w:rsid w:val="00747D79"/>
    <w:rsid w:val="0075065D"/>
    <w:rsid w:val="007547C2"/>
    <w:rsid w:val="0075532D"/>
    <w:rsid w:val="00755829"/>
    <w:rsid w:val="00762AF8"/>
    <w:rsid w:val="00762D18"/>
    <w:rsid w:val="00763ACD"/>
    <w:rsid w:val="0076437A"/>
    <w:rsid w:val="00766625"/>
    <w:rsid w:val="00766F85"/>
    <w:rsid w:val="00772897"/>
    <w:rsid w:val="00774A7A"/>
    <w:rsid w:val="007760E8"/>
    <w:rsid w:val="00776104"/>
    <w:rsid w:val="007767DD"/>
    <w:rsid w:val="00777A45"/>
    <w:rsid w:val="00780936"/>
    <w:rsid w:val="00782421"/>
    <w:rsid w:val="00782433"/>
    <w:rsid w:val="007843CD"/>
    <w:rsid w:val="00785269"/>
    <w:rsid w:val="00787C02"/>
    <w:rsid w:val="00792E67"/>
    <w:rsid w:val="00794E1B"/>
    <w:rsid w:val="00795EDC"/>
    <w:rsid w:val="007964FD"/>
    <w:rsid w:val="00796B43"/>
    <w:rsid w:val="00797142"/>
    <w:rsid w:val="00797F99"/>
    <w:rsid w:val="007A6238"/>
    <w:rsid w:val="007A6B88"/>
    <w:rsid w:val="007B282F"/>
    <w:rsid w:val="007B40CF"/>
    <w:rsid w:val="007B551B"/>
    <w:rsid w:val="007C3081"/>
    <w:rsid w:val="007C41B9"/>
    <w:rsid w:val="007C4C96"/>
    <w:rsid w:val="007C5349"/>
    <w:rsid w:val="007C59B5"/>
    <w:rsid w:val="007C6347"/>
    <w:rsid w:val="007C64AD"/>
    <w:rsid w:val="007D03B3"/>
    <w:rsid w:val="007D1743"/>
    <w:rsid w:val="007D34BC"/>
    <w:rsid w:val="007D39DB"/>
    <w:rsid w:val="007D3AC1"/>
    <w:rsid w:val="007D3E9A"/>
    <w:rsid w:val="007D43AD"/>
    <w:rsid w:val="007E188E"/>
    <w:rsid w:val="007E4E39"/>
    <w:rsid w:val="007E754D"/>
    <w:rsid w:val="007E7F6D"/>
    <w:rsid w:val="007F05B7"/>
    <w:rsid w:val="007F1B62"/>
    <w:rsid w:val="007F33D8"/>
    <w:rsid w:val="007F37E6"/>
    <w:rsid w:val="007F76B6"/>
    <w:rsid w:val="00800330"/>
    <w:rsid w:val="00803628"/>
    <w:rsid w:val="00803B98"/>
    <w:rsid w:val="008050F4"/>
    <w:rsid w:val="00805C18"/>
    <w:rsid w:val="008109AE"/>
    <w:rsid w:val="00811D95"/>
    <w:rsid w:val="00812834"/>
    <w:rsid w:val="00812844"/>
    <w:rsid w:val="008136AE"/>
    <w:rsid w:val="00813A10"/>
    <w:rsid w:val="008154DE"/>
    <w:rsid w:val="00817A38"/>
    <w:rsid w:val="00821A2D"/>
    <w:rsid w:val="00823EE3"/>
    <w:rsid w:val="0082445B"/>
    <w:rsid w:val="00824D21"/>
    <w:rsid w:val="00824DCA"/>
    <w:rsid w:val="00825DCE"/>
    <w:rsid w:val="008265C6"/>
    <w:rsid w:val="00826DCC"/>
    <w:rsid w:val="00830BA9"/>
    <w:rsid w:val="00830E59"/>
    <w:rsid w:val="00831372"/>
    <w:rsid w:val="00831E49"/>
    <w:rsid w:val="00832A8C"/>
    <w:rsid w:val="008348B2"/>
    <w:rsid w:val="00834AB4"/>
    <w:rsid w:val="0083643B"/>
    <w:rsid w:val="00836A8A"/>
    <w:rsid w:val="00837DE2"/>
    <w:rsid w:val="008407D7"/>
    <w:rsid w:val="00840CE9"/>
    <w:rsid w:val="00842871"/>
    <w:rsid w:val="00844B8C"/>
    <w:rsid w:val="00845509"/>
    <w:rsid w:val="00845D3F"/>
    <w:rsid w:val="00846008"/>
    <w:rsid w:val="00846ACF"/>
    <w:rsid w:val="00847411"/>
    <w:rsid w:val="0084788D"/>
    <w:rsid w:val="00847CA9"/>
    <w:rsid w:val="00850758"/>
    <w:rsid w:val="00851BBE"/>
    <w:rsid w:val="0085766C"/>
    <w:rsid w:val="008603AC"/>
    <w:rsid w:val="00860EF5"/>
    <w:rsid w:val="00863E57"/>
    <w:rsid w:val="00865EE2"/>
    <w:rsid w:val="00865F11"/>
    <w:rsid w:val="00866626"/>
    <w:rsid w:val="00866CCA"/>
    <w:rsid w:val="00867CE3"/>
    <w:rsid w:val="00872062"/>
    <w:rsid w:val="00875233"/>
    <w:rsid w:val="00875B64"/>
    <w:rsid w:val="008831DB"/>
    <w:rsid w:val="00883B4D"/>
    <w:rsid w:val="008859F4"/>
    <w:rsid w:val="00887102"/>
    <w:rsid w:val="0088739E"/>
    <w:rsid w:val="008916B5"/>
    <w:rsid w:val="00891BF0"/>
    <w:rsid w:val="008923CF"/>
    <w:rsid w:val="00893BB4"/>
    <w:rsid w:val="0089490F"/>
    <w:rsid w:val="008960C2"/>
    <w:rsid w:val="00897E2B"/>
    <w:rsid w:val="008A01D6"/>
    <w:rsid w:val="008A15F5"/>
    <w:rsid w:val="008A476D"/>
    <w:rsid w:val="008A5984"/>
    <w:rsid w:val="008A6651"/>
    <w:rsid w:val="008B068E"/>
    <w:rsid w:val="008B0B48"/>
    <w:rsid w:val="008B44C6"/>
    <w:rsid w:val="008B6B0A"/>
    <w:rsid w:val="008B7212"/>
    <w:rsid w:val="008C0556"/>
    <w:rsid w:val="008C12D9"/>
    <w:rsid w:val="008C2750"/>
    <w:rsid w:val="008C28F4"/>
    <w:rsid w:val="008C2A05"/>
    <w:rsid w:val="008C312B"/>
    <w:rsid w:val="008C540F"/>
    <w:rsid w:val="008C5605"/>
    <w:rsid w:val="008C5DD3"/>
    <w:rsid w:val="008C5F08"/>
    <w:rsid w:val="008C766A"/>
    <w:rsid w:val="008D03E4"/>
    <w:rsid w:val="008D0F5E"/>
    <w:rsid w:val="008D1FD6"/>
    <w:rsid w:val="008D4B54"/>
    <w:rsid w:val="008D6EDD"/>
    <w:rsid w:val="008E0C06"/>
    <w:rsid w:val="008E34D9"/>
    <w:rsid w:val="008E3865"/>
    <w:rsid w:val="008E4069"/>
    <w:rsid w:val="008E5EA4"/>
    <w:rsid w:val="008E7C22"/>
    <w:rsid w:val="008E7F1B"/>
    <w:rsid w:val="008F004E"/>
    <w:rsid w:val="008F03B3"/>
    <w:rsid w:val="008F203F"/>
    <w:rsid w:val="008F338E"/>
    <w:rsid w:val="008F375F"/>
    <w:rsid w:val="008F3A3A"/>
    <w:rsid w:val="008F3B16"/>
    <w:rsid w:val="008F4141"/>
    <w:rsid w:val="008F433B"/>
    <w:rsid w:val="008F5EC4"/>
    <w:rsid w:val="008F6A2B"/>
    <w:rsid w:val="008F6B5F"/>
    <w:rsid w:val="009003A6"/>
    <w:rsid w:val="00901ED2"/>
    <w:rsid w:val="00902F60"/>
    <w:rsid w:val="009042B4"/>
    <w:rsid w:val="00904963"/>
    <w:rsid w:val="009053A8"/>
    <w:rsid w:val="00910CC3"/>
    <w:rsid w:val="009119D2"/>
    <w:rsid w:val="00913496"/>
    <w:rsid w:val="00914038"/>
    <w:rsid w:val="0091482D"/>
    <w:rsid w:val="00916AED"/>
    <w:rsid w:val="00916ED8"/>
    <w:rsid w:val="00921335"/>
    <w:rsid w:val="00921701"/>
    <w:rsid w:val="00922DBD"/>
    <w:rsid w:val="0092595C"/>
    <w:rsid w:val="0092628A"/>
    <w:rsid w:val="00926DC0"/>
    <w:rsid w:val="00930197"/>
    <w:rsid w:val="0093244D"/>
    <w:rsid w:val="00932552"/>
    <w:rsid w:val="00934673"/>
    <w:rsid w:val="0093735A"/>
    <w:rsid w:val="009376A6"/>
    <w:rsid w:val="009402F7"/>
    <w:rsid w:val="00941A8D"/>
    <w:rsid w:val="009421B0"/>
    <w:rsid w:val="009446EE"/>
    <w:rsid w:val="00945E43"/>
    <w:rsid w:val="00946A3B"/>
    <w:rsid w:val="00946C1A"/>
    <w:rsid w:val="00946D90"/>
    <w:rsid w:val="0095118D"/>
    <w:rsid w:val="0095133D"/>
    <w:rsid w:val="009514AC"/>
    <w:rsid w:val="00951A37"/>
    <w:rsid w:val="00954448"/>
    <w:rsid w:val="009560D1"/>
    <w:rsid w:val="00960B13"/>
    <w:rsid w:val="009618DD"/>
    <w:rsid w:val="00961DB0"/>
    <w:rsid w:val="00963A2E"/>
    <w:rsid w:val="00964D35"/>
    <w:rsid w:val="00970A40"/>
    <w:rsid w:val="009710C8"/>
    <w:rsid w:val="00971A7C"/>
    <w:rsid w:val="00971B2D"/>
    <w:rsid w:val="00973F24"/>
    <w:rsid w:val="009740CE"/>
    <w:rsid w:val="0097558E"/>
    <w:rsid w:val="009777BA"/>
    <w:rsid w:val="00977A16"/>
    <w:rsid w:val="0098186E"/>
    <w:rsid w:val="00981E87"/>
    <w:rsid w:val="009824AE"/>
    <w:rsid w:val="009826FD"/>
    <w:rsid w:val="00982D0D"/>
    <w:rsid w:val="0098374F"/>
    <w:rsid w:val="00983B41"/>
    <w:rsid w:val="00986915"/>
    <w:rsid w:val="009901EF"/>
    <w:rsid w:val="00990E03"/>
    <w:rsid w:val="00994A0F"/>
    <w:rsid w:val="00996EB5"/>
    <w:rsid w:val="009A0845"/>
    <w:rsid w:val="009A26E3"/>
    <w:rsid w:val="009A2941"/>
    <w:rsid w:val="009A3A3D"/>
    <w:rsid w:val="009A4865"/>
    <w:rsid w:val="009A4BF9"/>
    <w:rsid w:val="009A523D"/>
    <w:rsid w:val="009A79CB"/>
    <w:rsid w:val="009B00AF"/>
    <w:rsid w:val="009B218B"/>
    <w:rsid w:val="009B253F"/>
    <w:rsid w:val="009B26BF"/>
    <w:rsid w:val="009B3A8E"/>
    <w:rsid w:val="009B4097"/>
    <w:rsid w:val="009B4B8C"/>
    <w:rsid w:val="009B74AE"/>
    <w:rsid w:val="009C0E53"/>
    <w:rsid w:val="009C23CC"/>
    <w:rsid w:val="009C2F0B"/>
    <w:rsid w:val="009C30A3"/>
    <w:rsid w:val="009C3FE6"/>
    <w:rsid w:val="009C5526"/>
    <w:rsid w:val="009C6D13"/>
    <w:rsid w:val="009D1655"/>
    <w:rsid w:val="009D1E79"/>
    <w:rsid w:val="009D3465"/>
    <w:rsid w:val="009D3940"/>
    <w:rsid w:val="009D3F78"/>
    <w:rsid w:val="009D41D1"/>
    <w:rsid w:val="009D4321"/>
    <w:rsid w:val="009D5ECD"/>
    <w:rsid w:val="009D62DB"/>
    <w:rsid w:val="009D6F3C"/>
    <w:rsid w:val="009D76F8"/>
    <w:rsid w:val="009D796B"/>
    <w:rsid w:val="009E163E"/>
    <w:rsid w:val="009E25FF"/>
    <w:rsid w:val="009E38F5"/>
    <w:rsid w:val="009E40DC"/>
    <w:rsid w:val="009E4A8A"/>
    <w:rsid w:val="009F041A"/>
    <w:rsid w:val="009F144C"/>
    <w:rsid w:val="009F2DE5"/>
    <w:rsid w:val="009F2E96"/>
    <w:rsid w:val="009F38E6"/>
    <w:rsid w:val="009F4DAB"/>
    <w:rsid w:val="009F5359"/>
    <w:rsid w:val="009F65B4"/>
    <w:rsid w:val="009F66EE"/>
    <w:rsid w:val="00A0072E"/>
    <w:rsid w:val="00A01C77"/>
    <w:rsid w:val="00A02B01"/>
    <w:rsid w:val="00A04763"/>
    <w:rsid w:val="00A051CC"/>
    <w:rsid w:val="00A05FE6"/>
    <w:rsid w:val="00A05FEF"/>
    <w:rsid w:val="00A066E8"/>
    <w:rsid w:val="00A07A2D"/>
    <w:rsid w:val="00A07A52"/>
    <w:rsid w:val="00A07FFC"/>
    <w:rsid w:val="00A1230F"/>
    <w:rsid w:val="00A143F1"/>
    <w:rsid w:val="00A16339"/>
    <w:rsid w:val="00A21BCA"/>
    <w:rsid w:val="00A241EB"/>
    <w:rsid w:val="00A26AB0"/>
    <w:rsid w:val="00A2787A"/>
    <w:rsid w:val="00A27E63"/>
    <w:rsid w:val="00A30374"/>
    <w:rsid w:val="00A30561"/>
    <w:rsid w:val="00A32E0E"/>
    <w:rsid w:val="00A3395E"/>
    <w:rsid w:val="00A34910"/>
    <w:rsid w:val="00A3640D"/>
    <w:rsid w:val="00A365EF"/>
    <w:rsid w:val="00A3705C"/>
    <w:rsid w:val="00A37C29"/>
    <w:rsid w:val="00A413DC"/>
    <w:rsid w:val="00A41C3B"/>
    <w:rsid w:val="00A435FA"/>
    <w:rsid w:val="00A44211"/>
    <w:rsid w:val="00A448CE"/>
    <w:rsid w:val="00A449E9"/>
    <w:rsid w:val="00A46C62"/>
    <w:rsid w:val="00A514FA"/>
    <w:rsid w:val="00A54CEE"/>
    <w:rsid w:val="00A56612"/>
    <w:rsid w:val="00A56642"/>
    <w:rsid w:val="00A579E3"/>
    <w:rsid w:val="00A610EB"/>
    <w:rsid w:val="00A6166E"/>
    <w:rsid w:val="00A62F91"/>
    <w:rsid w:val="00A6304D"/>
    <w:rsid w:val="00A632C0"/>
    <w:rsid w:val="00A63352"/>
    <w:rsid w:val="00A634A9"/>
    <w:rsid w:val="00A637A1"/>
    <w:rsid w:val="00A6490D"/>
    <w:rsid w:val="00A70CB7"/>
    <w:rsid w:val="00A70D24"/>
    <w:rsid w:val="00A71572"/>
    <w:rsid w:val="00A740D1"/>
    <w:rsid w:val="00A76DE2"/>
    <w:rsid w:val="00A7763D"/>
    <w:rsid w:val="00A80949"/>
    <w:rsid w:val="00A82611"/>
    <w:rsid w:val="00A826D2"/>
    <w:rsid w:val="00A8277F"/>
    <w:rsid w:val="00A83C08"/>
    <w:rsid w:val="00A8522D"/>
    <w:rsid w:val="00A86865"/>
    <w:rsid w:val="00A90672"/>
    <w:rsid w:val="00A951C6"/>
    <w:rsid w:val="00A9651E"/>
    <w:rsid w:val="00A96A4B"/>
    <w:rsid w:val="00AA0D9E"/>
    <w:rsid w:val="00AA1B56"/>
    <w:rsid w:val="00AA25E0"/>
    <w:rsid w:val="00AA2890"/>
    <w:rsid w:val="00AA5376"/>
    <w:rsid w:val="00AA6F99"/>
    <w:rsid w:val="00AA7D06"/>
    <w:rsid w:val="00AB2257"/>
    <w:rsid w:val="00AB2D47"/>
    <w:rsid w:val="00AB2FBD"/>
    <w:rsid w:val="00AB372D"/>
    <w:rsid w:val="00AB46CE"/>
    <w:rsid w:val="00AB678B"/>
    <w:rsid w:val="00AB6BCA"/>
    <w:rsid w:val="00AC015D"/>
    <w:rsid w:val="00AC04E1"/>
    <w:rsid w:val="00AC12FC"/>
    <w:rsid w:val="00AC544C"/>
    <w:rsid w:val="00AC5F47"/>
    <w:rsid w:val="00AC65CD"/>
    <w:rsid w:val="00AD0257"/>
    <w:rsid w:val="00AD35DA"/>
    <w:rsid w:val="00AD461A"/>
    <w:rsid w:val="00AD499E"/>
    <w:rsid w:val="00AD5EAA"/>
    <w:rsid w:val="00AE0E80"/>
    <w:rsid w:val="00AE1322"/>
    <w:rsid w:val="00AE459A"/>
    <w:rsid w:val="00AE4DAC"/>
    <w:rsid w:val="00AE62F9"/>
    <w:rsid w:val="00AF118D"/>
    <w:rsid w:val="00AF1958"/>
    <w:rsid w:val="00AF4A31"/>
    <w:rsid w:val="00AF53CF"/>
    <w:rsid w:val="00AF65D5"/>
    <w:rsid w:val="00B02BB0"/>
    <w:rsid w:val="00B02DBA"/>
    <w:rsid w:val="00B04568"/>
    <w:rsid w:val="00B04FEE"/>
    <w:rsid w:val="00B062BC"/>
    <w:rsid w:val="00B06FB5"/>
    <w:rsid w:val="00B073A0"/>
    <w:rsid w:val="00B07DAB"/>
    <w:rsid w:val="00B14312"/>
    <w:rsid w:val="00B17EFC"/>
    <w:rsid w:val="00B21338"/>
    <w:rsid w:val="00B21A0F"/>
    <w:rsid w:val="00B22180"/>
    <w:rsid w:val="00B2370D"/>
    <w:rsid w:val="00B253C0"/>
    <w:rsid w:val="00B25EEE"/>
    <w:rsid w:val="00B30DB8"/>
    <w:rsid w:val="00B30EF6"/>
    <w:rsid w:val="00B31A6D"/>
    <w:rsid w:val="00B31D7F"/>
    <w:rsid w:val="00B32050"/>
    <w:rsid w:val="00B329BE"/>
    <w:rsid w:val="00B33544"/>
    <w:rsid w:val="00B335DA"/>
    <w:rsid w:val="00B35287"/>
    <w:rsid w:val="00B368D6"/>
    <w:rsid w:val="00B40DEC"/>
    <w:rsid w:val="00B41F64"/>
    <w:rsid w:val="00B45EE4"/>
    <w:rsid w:val="00B47C18"/>
    <w:rsid w:val="00B512B7"/>
    <w:rsid w:val="00B52DE7"/>
    <w:rsid w:val="00B53105"/>
    <w:rsid w:val="00B53521"/>
    <w:rsid w:val="00B57BC8"/>
    <w:rsid w:val="00B57ED9"/>
    <w:rsid w:val="00B6103B"/>
    <w:rsid w:val="00B619A8"/>
    <w:rsid w:val="00B61B50"/>
    <w:rsid w:val="00B6343B"/>
    <w:rsid w:val="00B63CB4"/>
    <w:rsid w:val="00B659ED"/>
    <w:rsid w:val="00B66230"/>
    <w:rsid w:val="00B66C65"/>
    <w:rsid w:val="00B708E6"/>
    <w:rsid w:val="00B724F1"/>
    <w:rsid w:val="00B74E0D"/>
    <w:rsid w:val="00B75F97"/>
    <w:rsid w:val="00B779A6"/>
    <w:rsid w:val="00B81339"/>
    <w:rsid w:val="00B829C2"/>
    <w:rsid w:val="00B82DA9"/>
    <w:rsid w:val="00B832E4"/>
    <w:rsid w:val="00B84871"/>
    <w:rsid w:val="00B84C57"/>
    <w:rsid w:val="00B86E3F"/>
    <w:rsid w:val="00B871C3"/>
    <w:rsid w:val="00B905FC"/>
    <w:rsid w:val="00B91978"/>
    <w:rsid w:val="00B92638"/>
    <w:rsid w:val="00B92B5B"/>
    <w:rsid w:val="00B9408C"/>
    <w:rsid w:val="00B97085"/>
    <w:rsid w:val="00B97BA0"/>
    <w:rsid w:val="00BA1500"/>
    <w:rsid w:val="00BA1E05"/>
    <w:rsid w:val="00BA3A36"/>
    <w:rsid w:val="00BA4677"/>
    <w:rsid w:val="00BA5630"/>
    <w:rsid w:val="00BA6106"/>
    <w:rsid w:val="00BB2678"/>
    <w:rsid w:val="00BB27A4"/>
    <w:rsid w:val="00BB5D91"/>
    <w:rsid w:val="00BC2318"/>
    <w:rsid w:val="00BC277A"/>
    <w:rsid w:val="00BC2D04"/>
    <w:rsid w:val="00BC4312"/>
    <w:rsid w:val="00BC4687"/>
    <w:rsid w:val="00BC696D"/>
    <w:rsid w:val="00BC69D5"/>
    <w:rsid w:val="00BC7C6B"/>
    <w:rsid w:val="00BC7C9F"/>
    <w:rsid w:val="00BD33A8"/>
    <w:rsid w:val="00BD3BAE"/>
    <w:rsid w:val="00BD4098"/>
    <w:rsid w:val="00BD4287"/>
    <w:rsid w:val="00BD64BE"/>
    <w:rsid w:val="00BD6A57"/>
    <w:rsid w:val="00BD71D2"/>
    <w:rsid w:val="00BD7D2A"/>
    <w:rsid w:val="00BE2852"/>
    <w:rsid w:val="00BE39CB"/>
    <w:rsid w:val="00BE58DE"/>
    <w:rsid w:val="00BE67E4"/>
    <w:rsid w:val="00BF01C1"/>
    <w:rsid w:val="00BF22AE"/>
    <w:rsid w:val="00BF232C"/>
    <w:rsid w:val="00BF2C8B"/>
    <w:rsid w:val="00BF3270"/>
    <w:rsid w:val="00BF3B24"/>
    <w:rsid w:val="00C03CBC"/>
    <w:rsid w:val="00C0505E"/>
    <w:rsid w:val="00C05677"/>
    <w:rsid w:val="00C059E3"/>
    <w:rsid w:val="00C107C1"/>
    <w:rsid w:val="00C20FDD"/>
    <w:rsid w:val="00C21444"/>
    <w:rsid w:val="00C2170C"/>
    <w:rsid w:val="00C21BF9"/>
    <w:rsid w:val="00C2617D"/>
    <w:rsid w:val="00C26697"/>
    <w:rsid w:val="00C318A3"/>
    <w:rsid w:val="00C31F7A"/>
    <w:rsid w:val="00C32DDD"/>
    <w:rsid w:val="00C33198"/>
    <w:rsid w:val="00C33489"/>
    <w:rsid w:val="00C343C1"/>
    <w:rsid w:val="00C3520D"/>
    <w:rsid w:val="00C357B9"/>
    <w:rsid w:val="00C35E0D"/>
    <w:rsid w:val="00C35FB7"/>
    <w:rsid w:val="00C37385"/>
    <w:rsid w:val="00C37648"/>
    <w:rsid w:val="00C379FC"/>
    <w:rsid w:val="00C40331"/>
    <w:rsid w:val="00C40BD1"/>
    <w:rsid w:val="00C41AEC"/>
    <w:rsid w:val="00C42D82"/>
    <w:rsid w:val="00C43563"/>
    <w:rsid w:val="00C4397B"/>
    <w:rsid w:val="00C43B73"/>
    <w:rsid w:val="00C45AA8"/>
    <w:rsid w:val="00C46A82"/>
    <w:rsid w:val="00C5457A"/>
    <w:rsid w:val="00C54828"/>
    <w:rsid w:val="00C54E21"/>
    <w:rsid w:val="00C56C3D"/>
    <w:rsid w:val="00C579A4"/>
    <w:rsid w:val="00C6289E"/>
    <w:rsid w:val="00C633E7"/>
    <w:rsid w:val="00C64C64"/>
    <w:rsid w:val="00C656A3"/>
    <w:rsid w:val="00C65E1D"/>
    <w:rsid w:val="00C669E9"/>
    <w:rsid w:val="00C66E23"/>
    <w:rsid w:val="00C67C9A"/>
    <w:rsid w:val="00C703FB"/>
    <w:rsid w:val="00C757A4"/>
    <w:rsid w:val="00C759F5"/>
    <w:rsid w:val="00C75F0F"/>
    <w:rsid w:val="00C767C6"/>
    <w:rsid w:val="00C76BAF"/>
    <w:rsid w:val="00C861A5"/>
    <w:rsid w:val="00C866D1"/>
    <w:rsid w:val="00C86F52"/>
    <w:rsid w:val="00C87C0C"/>
    <w:rsid w:val="00C93758"/>
    <w:rsid w:val="00C9570A"/>
    <w:rsid w:val="00C9628C"/>
    <w:rsid w:val="00C9654F"/>
    <w:rsid w:val="00C96C9F"/>
    <w:rsid w:val="00C96E5A"/>
    <w:rsid w:val="00CA0C7D"/>
    <w:rsid w:val="00CA17BB"/>
    <w:rsid w:val="00CA17DF"/>
    <w:rsid w:val="00CA422C"/>
    <w:rsid w:val="00CA4D57"/>
    <w:rsid w:val="00CA4D68"/>
    <w:rsid w:val="00CA53E6"/>
    <w:rsid w:val="00CA5A8D"/>
    <w:rsid w:val="00CA64C8"/>
    <w:rsid w:val="00CB1782"/>
    <w:rsid w:val="00CB31D4"/>
    <w:rsid w:val="00CB5B69"/>
    <w:rsid w:val="00CB6457"/>
    <w:rsid w:val="00CB6E5B"/>
    <w:rsid w:val="00CB760E"/>
    <w:rsid w:val="00CC1676"/>
    <w:rsid w:val="00CC1CCE"/>
    <w:rsid w:val="00CC2602"/>
    <w:rsid w:val="00CC42CA"/>
    <w:rsid w:val="00CC42E2"/>
    <w:rsid w:val="00CC7F3A"/>
    <w:rsid w:val="00CD05EE"/>
    <w:rsid w:val="00CD0EF4"/>
    <w:rsid w:val="00CD0FA2"/>
    <w:rsid w:val="00CD1067"/>
    <w:rsid w:val="00CD28AA"/>
    <w:rsid w:val="00CD44E7"/>
    <w:rsid w:val="00CD4C0B"/>
    <w:rsid w:val="00CD5A9E"/>
    <w:rsid w:val="00CE070F"/>
    <w:rsid w:val="00CE10DA"/>
    <w:rsid w:val="00CE1D03"/>
    <w:rsid w:val="00CE3032"/>
    <w:rsid w:val="00CE500D"/>
    <w:rsid w:val="00CF281E"/>
    <w:rsid w:val="00CF4014"/>
    <w:rsid w:val="00CF5E0F"/>
    <w:rsid w:val="00CF6FC4"/>
    <w:rsid w:val="00D005FB"/>
    <w:rsid w:val="00D020A8"/>
    <w:rsid w:val="00D030CE"/>
    <w:rsid w:val="00D04696"/>
    <w:rsid w:val="00D04F64"/>
    <w:rsid w:val="00D054DB"/>
    <w:rsid w:val="00D072FD"/>
    <w:rsid w:val="00D07334"/>
    <w:rsid w:val="00D10571"/>
    <w:rsid w:val="00D138DE"/>
    <w:rsid w:val="00D13FD2"/>
    <w:rsid w:val="00D16E7F"/>
    <w:rsid w:val="00D203E8"/>
    <w:rsid w:val="00D214D2"/>
    <w:rsid w:val="00D2359A"/>
    <w:rsid w:val="00D23B3F"/>
    <w:rsid w:val="00D27DBE"/>
    <w:rsid w:val="00D309F3"/>
    <w:rsid w:val="00D3114D"/>
    <w:rsid w:val="00D324D2"/>
    <w:rsid w:val="00D35EB8"/>
    <w:rsid w:val="00D362D3"/>
    <w:rsid w:val="00D3676E"/>
    <w:rsid w:val="00D40B07"/>
    <w:rsid w:val="00D43B22"/>
    <w:rsid w:val="00D43EE5"/>
    <w:rsid w:val="00D442E7"/>
    <w:rsid w:val="00D44F5E"/>
    <w:rsid w:val="00D45EA8"/>
    <w:rsid w:val="00D50AF9"/>
    <w:rsid w:val="00D525F8"/>
    <w:rsid w:val="00D53EAB"/>
    <w:rsid w:val="00D55BD6"/>
    <w:rsid w:val="00D55EC1"/>
    <w:rsid w:val="00D56893"/>
    <w:rsid w:val="00D574EC"/>
    <w:rsid w:val="00D6069D"/>
    <w:rsid w:val="00D6382B"/>
    <w:rsid w:val="00D64F19"/>
    <w:rsid w:val="00D64FD0"/>
    <w:rsid w:val="00D64FE3"/>
    <w:rsid w:val="00D66034"/>
    <w:rsid w:val="00D66732"/>
    <w:rsid w:val="00D66D36"/>
    <w:rsid w:val="00D67B86"/>
    <w:rsid w:val="00D70951"/>
    <w:rsid w:val="00D711E4"/>
    <w:rsid w:val="00D7289A"/>
    <w:rsid w:val="00D7391B"/>
    <w:rsid w:val="00D81A61"/>
    <w:rsid w:val="00D8305B"/>
    <w:rsid w:val="00D84B56"/>
    <w:rsid w:val="00D84E6D"/>
    <w:rsid w:val="00D84F6B"/>
    <w:rsid w:val="00D85059"/>
    <w:rsid w:val="00D90815"/>
    <w:rsid w:val="00D927BE"/>
    <w:rsid w:val="00D93484"/>
    <w:rsid w:val="00D94B8C"/>
    <w:rsid w:val="00D94BCC"/>
    <w:rsid w:val="00D95965"/>
    <w:rsid w:val="00D96EB6"/>
    <w:rsid w:val="00D972F0"/>
    <w:rsid w:val="00D975AA"/>
    <w:rsid w:val="00DA17AC"/>
    <w:rsid w:val="00DA28A9"/>
    <w:rsid w:val="00DA4928"/>
    <w:rsid w:val="00DA4F21"/>
    <w:rsid w:val="00DA75CC"/>
    <w:rsid w:val="00DB0149"/>
    <w:rsid w:val="00DB18B3"/>
    <w:rsid w:val="00DB2FDC"/>
    <w:rsid w:val="00DB537B"/>
    <w:rsid w:val="00DB53D0"/>
    <w:rsid w:val="00DB5EB5"/>
    <w:rsid w:val="00DB6005"/>
    <w:rsid w:val="00DC1721"/>
    <w:rsid w:val="00DC2F77"/>
    <w:rsid w:val="00DC345F"/>
    <w:rsid w:val="00DC40A0"/>
    <w:rsid w:val="00DD4DC5"/>
    <w:rsid w:val="00DD51B5"/>
    <w:rsid w:val="00DD7B48"/>
    <w:rsid w:val="00DE004D"/>
    <w:rsid w:val="00DE2AB3"/>
    <w:rsid w:val="00DE56C1"/>
    <w:rsid w:val="00DF0355"/>
    <w:rsid w:val="00DF0FC2"/>
    <w:rsid w:val="00DF1F83"/>
    <w:rsid w:val="00DF230B"/>
    <w:rsid w:val="00DF3190"/>
    <w:rsid w:val="00DF4068"/>
    <w:rsid w:val="00DF5191"/>
    <w:rsid w:val="00DF5888"/>
    <w:rsid w:val="00DF58C9"/>
    <w:rsid w:val="00DF6DCF"/>
    <w:rsid w:val="00DF7183"/>
    <w:rsid w:val="00E0094E"/>
    <w:rsid w:val="00E0289F"/>
    <w:rsid w:val="00E030CF"/>
    <w:rsid w:val="00E035CD"/>
    <w:rsid w:val="00E04DA6"/>
    <w:rsid w:val="00E108D9"/>
    <w:rsid w:val="00E11259"/>
    <w:rsid w:val="00E1186D"/>
    <w:rsid w:val="00E14CBF"/>
    <w:rsid w:val="00E14FDF"/>
    <w:rsid w:val="00E2127A"/>
    <w:rsid w:val="00E2195E"/>
    <w:rsid w:val="00E21C67"/>
    <w:rsid w:val="00E255A7"/>
    <w:rsid w:val="00E25EEB"/>
    <w:rsid w:val="00E2701B"/>
    <w:rsid w:val="00E27B9D"/>
    <w:rsid w:val="00E30378"/>
    <w:rsid w:val="00E30CCD"/>
    <w:rsid w:val="00E359BC"/>
    <w:rsid w:val="00E4165E"/>
    <w:rsid w:val="00E446AF"/>
    <w:rsid w:val="00E44ECC"/>
    <w:rsid w:val="00E4689E"/>
    <w:rsid w:val="00E47A8F"/>
    <w:rsid w:val="00E5170E"/>
    <w:rsid w:val="00E51A84"/>
    <w:rsid w:val="00E5387E"/>
    <w:rsid w:val="00E53CB7"/>
    <w:rsid w:val="00E53DB2"/>
    <w:rsid w:val="00E54161"/>
    <w:rsid w:val="00E551F2"/>
    <w:rsid w:val="00E632AD"/>
    <w:rsid w:val="00E6382A"/>
    <w:rsid w:val="00E646CB"/>
    <w:rsid w:val="00E67C42"/>
    <w:rsid w:val="00E67C6F"/>
    <w:rsid w:val="00E71085"/>
    <w:rsid w:val="00E71555"/>
    <w:rsid w:val="00E71D14"/>
    <w:rsid w:val="00E81831"/>
    <w:rsid w:val="00E85AE7"/>
    <w:rsid w:val="00E85E69"/>
    <w:rsid w:val="00E93E16"/>
    <w:rsid w:val="00E952C8"/>
    <w:rsid w:val="00E96A47"/>
    <w:rsid w:val="00E96F03"/>
    <w:rsid w:val="00E97E62"/>
    <w:rsid w:val="00EA0EDA"/>
    <w:rsid w:val="00EA32E6"/>
    <w:rsid w:val="00EA47C5"/>
    <w:rsid w:val="00EA4AA1"/>
    <w:rsid w:val="00EA4EA4"/>
    <w:rsid w:val="00EA592A"/>
    <w:rsid w:val="00EA5F19"/>
    <w:rsid w:val="00EA654E"/>
    <w:rsid w:val="00EA6F22"/>
    <w:rsid w:val="00EA741C"/>
    <w:rsid w:val="00EB1872"/>
    <w:rsid w:val="00EB2AC2"/>
    <w:rsid w:val="00EB3A17"/>
    <w:rsid w:val="00EB3F4C"/>
    <w:rsid w:val="00EB466D"/>
    <w:rsid w:val="00EB4B5D"/>
    <w:rsid w:val="00EB6000"/>
    <w:rsid w:val="00EB7E42"/>
    <w:rsid w:val="00EC2395"/>
    <w:rsid w:val="00EC2989"/>
    <w:rsid w:val="00EC48FE"/>
    <w:rsid w:val="00EC6117"/>
    <w:rsid w:val="00EC74C8"/>
    <w:rsid w:val="00ED0578"/>
    <w:rsid w:val="00ED06EE"/>
    <w:rsid w:val="00ED4A99"/>
    <w:rsid w:val="00ED7E1D"/>
    <w:rsid w:val="00EE226E"/>
    <w:rsid w:val="00EE3149"/>
    <w:rsid w:val="00EE60D9"/>
    <w:rsid w:val="00EE7E0F"/>
    <w:rsid w:val="00EF0AFA"/>
    <w:rsid w:val="00EF1DEF"/>
    <w:rsid w:val="00EF2F61"/>
    <w:rsid w:val="00EF32F0"/>
    <w:rsid w:val="00EF333B"/>
    <w:rsid w:val="00EF34A6"/>
    <w:rsid w:val="00EF381D"/>
    <w:rsid w:val="00EF3975"/>
    <w:rsid w:val="00EF39E7"/>
    <w:rsid w:val="00EF40E8"/>
    <w:rsid w:val="00EF48FD"/>
    <w:rsid w:val="00EF4EFC"/>
    <w:rsid w:val="00EF5CC3"/>
    <w:rsid w:val="00EF6539"/>
    <w:rsid w:val="00EF77D5"/>
    <w:rsid w:val="00F021AA"/>
    <w:rsid w:val="00F03726"/>
    <w:rsid w:val="00F056AB"/>
    <w:rsid w:val="00F05C31"/>
    <w:rsid w:val="00F06751"/>
    <w:rsid w:val="00F07182"/>
    <w:rsid w:val="00F07FD2"/>
    <w:rsid w:val="00F106CC"/>
    <w:rsid w:val="00F118BE"/>
    <w:rsid w:val="00F11D97"/>
    <w:rsid w:val="00F13A27"/>
    <w:rsid w:val="00F15417"/>
    <w:rsid w:val="00F156F6"/>
    <w:rsid w:val="00F177CD"/>
    <w:rsid w:val="00F21D5B"/>
    <w:rsid w:val="00F22DA7"/>
    <w:rsid w:val="00F230A9"/>
    <w:rsid w:val="00F2319E"/>
    <w:rsid w:val="00F23D52"/>
    <w:rsid w:val="00F24CE2"/>
    <w:rsid w:val="00F24DEB"/>
    <w:rsid w:val="00F25370"/>
    <w:rsid w:val="00F27BCB"/>
    <w:rsid w:val="00F30748"/>
    <w:rsid w:val="00F32BCF"/>
    <w:rsid w:val="00F33F95"/>
    <w:rsid w:val="00F359FD"/>
    <w:rsid w:val="00F3602A"/>
    <w:rsid w:val="00F36CDF"/>
    <w:rsid w:val="00F37257"/>
    <w:rsid w:val="00F41382"/>
    <w:rsid w:val="00F423DB"/>
    <w:rsid w:val="00F44687"/>
    <w:rsid w:val="00F4494F"/>
    <w:rsid w:val="00F53292"/>
    <w:rsid w:val="00F533C1"/>
    <w:rsid w:val="00F5450A"/>
    <w:rsid w:val="00F55187"/>
    <w:rsid w:val="00F562AA"/>
    <w:rsid w:val="00F57E12"/>
    <w:rsid w:val="00F6032B"/>
    <w:rsid w:val="00F62A29"/>
    <w:rsid w:val="00F63137"/>
    <w:rsid w:val="00F6314C"/>
    <w:rsid w:val="00F635B0"/>
    <w:rsid w:val="00F64310"/>
    <w:rsid w:val="00F72966"/>
    <w:rsid w:val="00F73257"/>
    <w:rsid w:val="00F7393E"/>
    <w:rsid w:val="00F7630C"/>
    <w:rsid w:val="00F7711E"/>
    <w:rsid w:val="00F80448"/>
    <w:rsid w:val="00F81C62"/>
    <w:rsid w:val="00F82AA0"/>
    <w:rsid w:val="00F84C66"/>
    <w:rsid w:val="00F87A24"/>
    <w:rsid w:val="00F87A9F"/>
    <w:rsid w:val="00F92D28"/>
    <w:rsid w:val="00F962F5"/>
    <w:rsid w:val="00F967E5"/>
    <w:rsid w:val="00F97801"/>
    <w:rsid w:val="00FA17AE"/>
    <w:rsid w:val="00FA296C"/>
    <w:rsid w:val="00FA2FB7"/>
    <w:rsid w:val="00FA55B5"/>
    <w:rsid w:val="00FA5A1E"/>
    <w:rsid w:val="00FA6571"/>
    <w:rsid w:val="00FA7790"/>
    <w:rsid w:val="00FB14D3"/>
    <w:rsid w:val="00FB2018"/>
    <w:rsid w:val="00FB23AF"/>
    <w:rsid w:val="00FB2861"/>
    <w:rsid w:val="00FB62AE"/>
    <w:rsid w:val="00FB6904"/>
    <w:rsid w:val="00FC59AC"/>
    <w:rsid w:val="00FD069E"/>
    <w:rsid w:val="00FD29DA"/>
    <w:rsid w:val="00FD4A87"/>
    <w:rsid w:val="00FD7FD0"/>
    <w:rsid w:val="00FE04BF"/>
    <w:rsid w:val="00FE0E68"/>
    <w:rsid w:val="00FE190E"/>
    <w:rsid w:val="00FE370F"/>
    <w:rsid w:val="00FE4ABE"/>
    <w:rsid w:val="00FE4FEF"/>
    <w:rsid w:val="00FE595F"/>
    <w:rsid w:val="00FE60CA"/>
    <w:rsid w:val="00FE72FB"/>
    <w:rsid w:val="00FE7ACC"/>
    <w:rsid w:val="00FF224B"/>
    <w:rsid w:val="00FF31D8"/>
    <w:rsid w:val="00FF4445"/>
    <w:rsid w:val="00FF5176"/>
    <w:rsid w:val="00FF6C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9ADC69"/>
  <w15:docId w15:val="{4E0A8FCC-3717-4459-8860-D899D7433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4CE2"/>
    <w:pPr>
      <w:spacing w:before="120" w:after="120" w:line="360" w:lineRule="auto"/>
      <w:ind w:firstLine="284"/>
      <w:jc w:val="both"/>
    </w:pPr>
    <w:rPr>
      <w:rFonts w:ascii="Times New Roman" w:eastAsia="Calibri" w:hAnsi="Times New Roman" w:cs="Calibri"/>
      <w:color w:val="000000"/>
      <w:sz w:val="24"/>
    </w:rPr>
  </w:style>
  <w:style w:type="paragraph" w:styleId="Heading1">
    <w:name w:val="heading 1"/>
    <w:next w:val="Normal"/>
    <w:link w:val="Heading1Char"/>
    <w:uiPriority w:val="9"/>
    <w:qFormat/>
    <w:rsid w:val="000830C8"/>
    <w:pPr>
      <w:keepNext/>
      <w:keepLines/>
      <w:numPr>
        <w:numId w:val="19"/>
      </w:numPr>
      <w:spacing w:before="360" w:after="240"/>
      <w:ind w:left="357" w:hanging="357"/>
      <w:outlineLvl w:val="0"/>
    </w:pPr>
    <w:rPr>
      <w:rFonts w:ascii="Times New Roman" w:eastAsia="Calibri" w:hAnsi="Times New Roman" w:cs="Calibri"/>
      <w:b/>
      <w:color w:val="000000"/>
      <w:sz w:val="24"/>
    </w:rPr>
  </w:style>
  <w:style w:type="paragraph" w:styleId="Heading2">
    <w:name w:val="heading 2"/>
    <w:basedOn w:val="Heading1"/>
    <w:next w:val="Normal"/>
    <w:link w:val="Heading2Char"/>
    <w:uiPriority w:val="9"/>
    <w:unhideWhenUsed/>
    <w:qFormat/>
    <w:rsid w:val="000830C8"/>
    <w:pPr>
      <w:numPr>
        <w:ilvl w:val="1"/>
      </w:numPr>
      <w:spacing w:before="240" w:after="120"/>
      <w:ind w:left="714" w:hanging="357"/>
      <w:outlineLvl w:val="1"/>
    </w:pPr>
    <w:rPr>
      <w:rFonts w:eastAsiaTheme="majorEastAsia" w:cstheme="majorBidi"/>
      <w:bCs/>
      <w:color w:val="auto"/>
      <w:szCs w:val="26"/>
    </w:rPr>
  </w:style>
  <w:style w:type="paragraph" w:styleId="Heading3">
    <w:name w:val="heading 3"/>
    <w:basedOn w:val="Normal"/>
    <w:next w:val="Normal"/>
    <w:link w:val="Heading3Char"/>
    <w:uiPriority w:val="9"/>
    <w:unhideWhenUsed/>
    <w:qFormat/>
    <w:rsid w:val="0023493B"/>
    <w:pPr>
      <w:keepNext/>
      <w:keepLines/>
      <w:numPr>
        <w:ilvl w:val="2"/>
        <w:numId w:val="19"/>
      </w:numPr>
      <w:spacing w:before="40" w:after="0"/>
      <w:outlineLvl w:val="2"/>
    </w:pPr>
    <w:rPr>
      <w:rFonts w:eastAsiaTheme="majorEastAsia" w:cstheme="majorBidi"/>
      <w:i/>
      <w:color w:val="auto"/>
      <w:szCs w:val="24"/>
    </w:rPr>
  </w:style>
  <w:style w:type="paragraph" w:styleId="Heading4">
    <w:name w:val="heading 4"/>
    <w:basedOn w:val="Normal"/>
    <w:next w:val="Normal"/>
    <w:link w:val="Heading4Char"/>
    <w:uiPriority w:val="9"/>
    <w:semiHidden/>
    <w:unhideWhenUsed/>
    <w:qFormat/>
    <w:rsid w:val="003D4585"/>
    <w:pPr>
      <w:keepNext/>
      <w:keepLines/>
      <w:numPr>
        <w:ilvl w:val="3"/>
        <w:numId w:val="1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D4585"/>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rsid w:val="007D43AD"/>
    <w:pPr>
      <w:spacing w:after="15"/>
      <w:ind w:left="244"/>
    </w:pPr>
    <w:rPr>
      <w:rFonts w:ascii="Calibri" w:eastAsia="Calibri" w:hAnsi="Calibri" w:cs="Calibri"/>
      <w:color w:val="000000"/>
      <w:sz w:val="16"/>
    </w:rPr>
  </w:style>
  <w:style w:type="character" w:customStyle="1" w:styleId="footnotedescriptionChar">
    <w:name w:val="footnote description Char"/>
    <w:link w:val="footnotedescription"/>
    <w:rsid w:val="007D43AD"/>
    <w:rPr>
      <w:rFonts w:ascii="Calibri" w:eastAsia="Calibri" w:hAnsi="Calibri" w:cs="Calibri"/>
      <w:color w:val="000000"/>
      <w:sz w:val="16"/>
    </w:rPr>
  </w:style>
  <w:style w:type="character" w:customStyle="1" w:styleId="Heading1Char">
    <w:name w:val="Heading 1 Char"/>
    <w:link w:val="Heading1"/>
    <w:uiPriority w:val="9"/>
    <w:rsid w:val="000830C8"/>
    <w:rPr>
      <w:rFonts w:ascii="Times New Roman" w:eastAsia="Calibri" w:hAnsi="Times New Roman" w:cs="Calibri"/>
      <w:b/>
      <w:color w:val="000000"/>
      <w:sz w:val="24"/>
    </w:rPr>
  </w:style>
  <w:style w:type="character" w:customStyle="1" w:styleId="footnotemark">
    <w:name w:val="footnote mark"/>
    <w:hidden/>
    <w:rsid w:val="007D43AD"/>
    <w:rPr>
      <w:rFonts w:ascii="Calibri" w:eastAsia="Calibri" w:hAnsi="Calibri" w:cs="Calibri"/>
      <w:i/>
      <w:color w:val="000000"/>
      <w:sz w:val="16"/>
      <w:vertAlign w:val="superscript"/>
    </w:rPr>
  </w:style>
  <w:style w:type="table" w:customStyle="1" w:styleId="TableGrid">
    <w:name w:val="TableGrid"/>
    <w:rsid w:val="007D43A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0C0F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F12"/>
    <w:rPr>
      <w:rFonts w:ascii="Segoe UI" w:eastAsia="Calibri" w:hAnsi="Segoe UI" w:cs="Segoe UI"/>
      <w:color w:val="000000"/>
      <w:sz w:val="18"/>
      <w:szCs w:val="18"/>
    </w:rPr>
  </w:style>
  <w:style w:type="character" w:styleId="CommentReference">
    <w:name w:val="annotation reference"/>
    <w:basedOn w:val="DefaultParagraphFont"/>
    <w:uiPriority w:val="99"/>
    <w:semiHidden/>
    <w:unhideWhenUsed/>
    <w:rsid w:val="001326AD"/>
    <w:rPr>
      <w:sz w:val="16"/>
      <w:szCs w:val="16"/>
    </w:rPr>
  </w:style>
  <w:style w:type="paragraph" w:styleId="CommentText">
    <w:name w:val="annotation text"/>
    <w:basedOn w:val="Normal"/>
    <w:link w:val="CommentTextChar"/>
    <w:uiPriority w:val="99"/>
    <w:unhideWhenUsed/>
    <w:rsid w:val="001326AD"/>
    <w:pPr>
      <w:spacing w:line="240" w:lineRule="auto"/>
    </w:pPr>
    <w:rPr>
      <w:szCs w:val="20"/>
    </w:rPr>
  </w:style>
  <w:style w:type="character" w:customStyle="1" w:styleId="CommentTextChar">
    <w:name w:val="Comment Text Char"/>
    <w:basedOn w:val="DefaultParagraphFont"/>
    <w:link w:val="CommentText"/>
    <w:uiPriority w:val="99"/>
    <w:rsid w:val="001326AD"/>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1326AD"/>
    <w:rPr>
      <w:b/>
      <w:bCs/>
    </w:rPr>
  </w:style>
  <w:style w:type="character" w:customStyle="1" w:styleId="CommentSubjectChar">
    <w:name w:val="Comment Subject Char"/>
    <w:basedOn w:val="CommentTextChar"/>
    <w:link w:val="CommentSubject"/>
    <w:uiPriority w:val="99"/>
    <w:semiHidden/>
    <w:rsid w:val="001326AD"/>
    <w:rPr>
      <w:rFonts w:ascii="Calibri" w:eastAsia="Calibri" w:hAnsi="Calibri" w:cs="Calibri"/>
      <w:b/>
      <w:bCs/>
      <w:color w:val="000000"/>
      <w:sz w:val="20"/>
      <w:szCs w:val="20"/>
    </w:rPr>
  </w:style>
  <w:style w:type="paragraph" w:styleId="ListParagraph">
    <w:name w:val="List Paragraph"/>
    <w:basedOn w:val="Normal"/>
    <w:uiPriority w:val="34"/>
    <w:qFormat/>
    <w:rsid w:val="002C12E1"/>
    <w:pPr>
      <w:ind w:left="720"/>
      <w:contextualSpacing/>
    </w:pPr>
  </w:style>
  <w:style w:type="table" w:styleId="TableGrid0">
    <w:name w:val="Table Grid"/>
    <w:basedOn w:val="TableNormal"/>
    <w:uiPriority w:val="59"/>
    <w:rsid w:val="009901EF"/>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A609A"/>
    <w:rPr>
      <w:color w:val="0563C1" w:themeColor="hyperlink"/>
      <w:u w:val="single"/>
    </w:rPr>
  </w:style>
  <w:style w:type="character" w:customStyle="1" w:styleId="Mencinsinresolver1">
    <w:name w:val="Mención sin resolver1"/>
    <w:basedOn w:val="DefaultParagraphFont"/>
    <w:uiPriority w:val="99"/>
    <w:semiHidden/>
    <w:unhideWhenUsed/>
    <w:rsid w:val="003A609A"/>
    <w:rPr>
      <w:color w:val="605E5C"/>
      <w:shd w:val="clear" w:color="auto" w:fill="E1DFDD"/>
    </w:rPr>
  </w:style>
  <w:style w:type="character" w:styleId="FollowedHyperlink">
    <w:name w:val="FollowedHyperlink"/>
    <w:basedOn w:val="DefaultParagraphFont"/>
    <w:uiPriority w:val="99"/>
    <w:semiHidden/>
    <w:unhideWhenUsed/>
    <w:rsid w:val="00C40331"/>
    <w:rPr>
      <w:color w:val="954F72" w:themeColor="followedHyperlink"/>
      <w:u w:val="single"/>
    </w:rPr>
  </w:style>
  <w:style w:type="paragraph" w:styleId="Header">
    <w:name w:val="header"/>
    <w:basedOn w:val="Normal"/>
    <w:link w:val="HeaderChar"/>
    <w:uiPriority w:val="99"/>
    <w:unhideWhenUsed/>
    <w:rsid w:val="004C5FFD"/>
    <w:pPr>
      <w:tabs>
        <w:tab w:val="center" w:pos="4680"/>
        <w:tab w:val="right" w:pos="9360"/>
      </w:tabs>
      <w:spacing w:after="0" w:line="240" w:lineRule="auto"/>
      <w:ind w:firstLine="0"/>
      <w:jc w:val="left"/>
    </w:pPr>
    <w:rPr>
      <w:rFonts w:asciiTheme="minorHAnsi" w:eastAsiaTheme="minorEastAsia" w:hAnsiTheme="minorHAnsi" w:cs="Times New Roman"/>
      <w:color w:val="auto"/>
      <w:sz w:val="22"/>
    </w:rPr>
  </w:style>
  <w:style w:type="character" w:customStyle="1" w:styleId="HeaderChar">
    <w:name w:val="Header Char"/>
    <w:basedOn w:val="DefaultParagraphFont"/>
    <w:link w:val="Header"/>
    <w:uiPriority w:val="99"/>
    <w:rsid w:val="004C5FFD"/>
    <w:rPr>
      <w:rFonts w:cs="Times New Roman"/>
    </w:rPr>
  </w:style>
  <w:style w:type="paragraph" w:styleId="Revision">
    <w:name w:val="Revision"/>
    <w:hidden/>
    <w:uiPriority w:val="99"/>
    <w:semiHidden/>
    <w:rsid w:val="0093244D"/>
    <w:pPr>
      <w:spacing w:after="0" w:line="240" w:lineRule="auto"/>
    </w:pPr>
    <w:rPr>
      <w:rFonts w:ascii="Calibri" w:eastAsia="Calibri" w:hAnsi="Calibri" w:cs="Calibri"/>
      <w:color w:val="000000"/>
      <w:sz w:val="20"/>
    </w:rPr>
  </w:style>
  <w:style w:type="character" w:customStyle="1" w:styleId="title-text">
    <w:name w:val="title-text"/>
    <w:basedOn w:val="DefaultParagraphFont"/>
    <w:rsid w:val="008E4069"/>
  </w:style>
  <w:style w:type="character" w:customStyle="1" w:styleId="Heading2Char">
    <w:name w:val="Heading 2 Char"/>
    <w:basedOn w:val="DefaultParagraphFont"/>
    <w:link w:val="Heading2"/>
    <w:uiPriority w:val="9"/>
    <w:rsid w:val="000830C8"/>
    <w:rPr>
      <w:rFonts w:ascii="Times New Roman" w:eastAsiaTheme="majorEastAsia" w:hAnsi="Times New Roman" w:cstheme="majorBidi"/>
      <w:b/>
      <w:bCs/>
      <w:sz w:val="24"/>
      <w:szCs w:val="26"/>
    </w:rPr>
  </w:style>
  <w:style w:type="paragraph" w:customStyle="1" w:styleId="MDPI23heading3">
    <w:name w:val="MDPI_2.3_heading3"/>
    <w:basedOn w:val="Normal"/>
    <w:rsid w:val="00904963"/>
    <w:pPr>
      <w:adjustRightInd w:val="0"/>
      <w:snapToGrid w:val="0"/>
      <w:spacing w:before="240" w:line="260" w:lineRule="atLeast"/>
      <w:ind w:firstLine="0"/>
      <w:jc w:val="left"/>
      <w:outlineLvl w:val="2"/>
    </w:pPr>
    <w:rPr>
      <w:rFonts w:ascii="Palatino Linotype" w:eastAsia="Times New Roman" w:hAnsi="Palatino Linotype" w:cs="Times New Roman"/>
      <w:snapToGrid w:val="0"/>
      <w:lang w:val="en-US" w:eastAsia="de-DE" w:bidi="en-US"/>
    </w:rPr>
  </w:style>
  <w:style w:type="table" w:customStyle="1" w:styleId="MDPI41threelinetable">
    <w:name w:val="MDPI_4.1_three_line_table"/>
    <w:basedOn w:val="TableNormal"/>
    <w:uiPriority w:val="99"/>
    <w:rsid w:val="00904963"/>
    <w:pPr>
      <w:adjustRightInd w:val="0"/>
      <w:snapToGrid w:val="0"/>
      <w:spacing w:after="0" w:line="240" w:lineRule="auto"/>
      <w:jc w:val="center"/>
    </w:pPr>
    <w:rPr>
      <w:rFonts w:ascii="Palatino Linotype" w:eastAsia="SimSun" w:hAnsi="Palatino Linotype" w:cs="Times New Roman"/>
      <w:color w:val="000000"/>
      <w:sz w:val="20"/>
      <w:szCs w:val="20"/>
    </w:rPr>
    <w:tblPr>
      <w:jc w:val="center"/>
      <w:tblBorders>
        <w:top w:val="single" w:sz="8" w:space="0" w:color="auto"/>
        <w:bottom w:val="single" w:sz="8" w:space="0" w:color="auto"/>
      </w:tblBorders>
    </w:tblPr>
    <w:trPr>
      <w:jc w:val="center"/>
    </w:trPr>
    <w:tcPr>
      <w:vAlign w:val="center"/>
    </w:tcPr>
    <w:tblStylePr w:type="firstRow">
      <w:rPr>
        <w:rFonts w:ascii="Calibri Light" w:hAnsi="Calibri Light"/>
        <w:b/>
        <w:i w:val="0"/>
        <w:sz w:val="20"/>
      </w:rPr>
      <w:tblPr/>
      <w:tcPr>
        <w:tcBorders>
          <w:bottom w:val="single" w:sz="4" w:space="0" w:color="auto"/>
        </w:tcBorders>
      </w:tcPr>
    </w:tblStylePr>
  </w:style>
  <w:style w:type="table" w:customStyle="1" w:styleId="Mdeck5tablebodythreelines">
    <w:name w:val="M_deck_5_table_body_three_lines"/>
    <w:basedOn w:val="TableNormal"/>
    <w:uiPriority w:val="99"/>
    <w:rsid w:val="005A4581"/>
    <w:pPr>
      <w:adjustRightInd w:val="0"/>
      <w:snapToGrid w:val="0"/>
      <w:spacing w:after="0" w:line="300" w:lineRule="exact"/>
      <w:jc w:val="center"/>
    </w:pPr>
    <w:rPr>
      <w:rFonts w:ascii="Times New Roman" w:eastAsia="SimSun" w:hAnsi="Times New Roman" w:cs="Times New Roman"/>
      <w:sz w:val="20"/>
      <w:szCs w:val="2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paragraph" w:customStyle="1" w:styleId="MDPI22heading2">
    <w:name w:val="MDPI_2.2_heading2"/>
    <w:basedOn w:val="Normal"/>
    <w:rsid w:val="005A4581"/>
    <w:pPr>
      <w:kinsoku w:val="0"/>
      <w:overflowPunct w:val="0"/>
      <w:autoSpaceDE w:val="0"/>
      <w:autoSpaceDN w:val="0"/>
      <w:adjustRightInd w:val="0"/>
      <w:snapToGrid w:val="0"/>
      <w:spacing w:before="240" w:line="260" w:lineRule="atLeast"/>
      <w:ind w:firstLine="0"/>
      <w:jc w:val="left"/>
      <w:outlineLvl w:val="1"/>
    </w:pPr>
    <w:rPr>
      <w:rFonts w:ascii="Palatino Linotype" w:eastAsia="Times New Roman" w:hAnsi="Palatino Linotype" w:cs="Times New Roman"/>
      <w:i/>
      <w:noProof/>
      <w:snapToGrid w:val="0"/>
      <w:lang w:val="en-US" w:eastAsia="de-DE" w:bidi="en-US"/>
    </w:rPr>
  </w:style>
  <w:style w:type="paragraph" w:styleId="Caption">
    <w:name w:val="caption"/>
    <w:basedOn w:val="Normal"/>
    <w:next w:val="Normal"/>
    <w:link w:val="CaptionChar"/>
    <w:uiPriority w:val="35"/>
    <w:unhideWhenUsed/>
    <w:qFormat/>
    <w:rsid w:val="00E6382A"/>
    <w:pPr>
      <w:spacing w:after="240" w:line="240" w:lineRule="auto"/>
      <w:ind w:firstLine="0"/>
    </w:pPr>
    <w:rPr>
      <w:rFonts w:eastAsia="Times New Roman" w:cs="Times New Roman"/>
      <w:b/>
      <w:iCs/>
      <w:color w:val="auto"/>
      <w:sz w:val="22"/>
      <w:szCs w:val="18"/>
      <w:lang w:val="en-US" w:eastAsia="de-DE"/>
    </w:rPr>
  </w:style>
  <w:style w:type="paragraph" w:customStyle="1" w:styleId="MDPI31text">
    <w:name w:val="MDPI_3.1_text"/>
    <w:qFormat/>
    <w:rsid w:val="00530362"/>
    <w:pPr>
      <w:adjustRightInd w:val="0"/>
      <w:snapToGrid w:val="0"/>
      <w:spacing w:after="0" w:line="260" w:lineRule="atLeast"/>
      <w:ind w:firstLine="425"/>
      <w:jc w:val="both"/>
    </w:pPr>
    <w:rPr>
      <w:rFonts w:ascii="Palatino Linotype" w:eastAsia="Times New Roman" w:hAnsi="Palatino Linotype" w:cs="Times New Roman"/>
      <w:snapToGrid w:val="0"/>
      <w:color w:val="000000"/>
      <w:sz w:val="20"/>
      <w:lang w:val="en-US" w:eastAsia="de-DE" w:bidi="en-US"/>
    </w:rPr>
  </w:style>
  <w:style w:type="paragraph" w:styleId="Footer">
    <w:name w:val="footer"/>
    <w:basedOn w:val="Normal"/>
    <w:link w:val="FooterChar"/>
    <w:uiPriority w:val="99"/>
    <w:unhideWhenUsed/>
    <w:rsid w:val="00585FB1"/>
    <w:pPr>
      <w:tabs>
        <w:tab w:val="center" w:pos="4252"/>
        <w:tab w:val="right" w:pos="8504"/>
      </w:tabs>
      <w:spacing w:after="0" w:line="240" w:lineRule="auto"/>
    </w:pPr>
  </w:style>
  <w:style w:type="character" w:customStyle="1" w:styleId="FooterChar">
    <w:name w:val="Footer Char"/>
    <w:basedOn w:val="DefaultParagraphFont"/>
    <w:link w:val="Footer"/>
    <w:uiPriority w:val="99"/>
    <w:rsid w:val="00585FB1"/>
    <w:rPr>
      <w:rFonts w:ascii="Calibri" w:eastAsia="Calibri" w:hAnsi="Calibri" w:cs="Calibri"/>
      <w:color w:val="000000"/>
      <w:sz w:val="20"/>
    </w:rPr>
  </w:style>
  <w:style w:type="character" w:styleId="UnresolvedMention">
    <w:name w:val="Unresolved Mention"/>
    <w:basedOn w:val="DefaultParagraphFont"/>
    <w:uiPriority w:val="99"/>
    <w:semiHidden/>
    <w:unhideWhenUsed/>
    <w:rsid w:val="00766625"/>
    <w:rPr>
      <w:color w:val="605E5C"/>
      <w:shd w:val="clear" w:color="auto" w:fill="E1DFDD"/>
    </w:rPr>
  </w:style>
  <w:style w:type="numbering" w:customStyle="1" w:styleId="Estilo1">
    <w:name w:val="Estilo1"/>
    <w:uiPriority w:val="99"/>
    <w:rsid w:val="003D4585"/>
    <w:pPr>
      <w:numPr>
        <w:numId w:val="18"/>
      </w:numPr>
    </w:pPr>
  </w:style>
  <w:style w:type="numbering" w:customStyle="1" w:styleId="Estilo2">
    <w:name w:val="Estilo2"/>
    <w:uiPriority w:val="99"/>
    <w:rsid w:val="003D4585"/>
    <w:pPr>
      <w:numPr>
        <w:numId w:val="19"/>
      </w:numPr>
    </w:pPr>
  </w:style>
  <w:style w:type="paragraph" w:customStyle="1" w:styleId="titulotabla">
    <w:name w:val="titulo tabla"/>
    <w:basedOn w:val="Caption"/>
    <w:link w:val="titulotablaCar"/>
    <w:qFormat/>
    <w:rsid w:val="00E6382A"/>
    <w:pPr>
      <w:spacing w:before="240" w:after="120"/>
      <w:jc w:val="center"/>
    </w:pPr>
    <w:rPr>
      <w:szCs w:val="22"/>
    </w:rPr>
  </w:style>
  <w:style w:type="character" w:customStyle="1" w:styleId="Heading3Char">
    <w:name w:val="Heading 3 Char"/>
    <w:basedOn w:val="DefaultParagraphFont"/>
    <w:link w:val="Heading3"/>
    <w:uiPriority w:val="9"/>
    <w:rsid w:val="0023493B"/>
    <w:rPr>
      <w:rFonts w:ascii="Times New Roman" w:eastAsiaTheme="majorEastAsia" w:hAnsi="Times New Roman" w:cstheme="majorBidi"/>
      <w:i/>
      <w:sz w:val="24"/>
      <w:szCs w:val="24"/>
    </w:rPr>
  </w:style>
  <w:style w:type="character" w:customStyle="1" w:styleId="Heading4Char">
    <w:name w:val="Heading 4 Char"/>
    <w:basedOn w:val="DefaultParagraphFont"/>
    <w:link w:val="Heading4"/>
    <w:uiPriority w:val="9"/>
    <w:semiHidden/>
    <w:rsid w:val="003D4585"/>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3D4585"/>
    <w:rPr>
      <w:rFonts w:asciiTheme="majorHAnsi" w:eastAsiaTheme="majorEastAsia" w:hAnsiTheme="majorHAnsi" w:cstheme="majorBidi"/>
      <w:color w:val="2F5496" w:themeColor="accent1" w:themeShade="BF"/>
      <w:sz w:val="24"/>
    </w:rPr>
  </w:style>
  <w:style w:type="paragraph" w:customStyle="1" w:styleId="figuras">
    <w:name w:val="figuras"/>
    <w:basedOn w:val="Normal"/>
    <w:link w:val="figurasCar"/>
    <w:qFormat/>
    <w:rsid w:val="00C54E21"/>
    <w:pPr>
      <w:spacing w:before="240" w:after="0" w:line="247" w:lineRule="auto"/>
      <w:ind w:firstLine="17"/>
      <w:jc w:val="center"/>
    </w:pPr>
    <w:rPr>
      <w:rFonts w:cs="Times New Roman"/>
      <w:noProof/>
      <w:sz w:val="22"/>
      <w:szCs w:val="24"/>
      <w:lang w:val="en-US"/>
    </w:rPr>
  </w:style>
  <w:style w:type="character" w:customStyle="1" w:styleId="CaptionChar">
    <w:name w:val="Caption Char"/>
    <w:basedOn w:val="DefaultParagraphFont"/>
    <w:link w:val="Caption"/>
    <w:uiPriority w:val="35"/>
    <w:rsid w:val="00E6382A"/>
    <w:rPr>
      <w:rFonts w:ascii="Times New Roman" w:eastAsia="Times New Roman" w:hAnsi="Times New Roman" w:cs="Times New Roman"/>
      <w:b/>
      <w:iCs/>
      <w:szCs w:val="18"/>
      <w:lang w:val="en-US" w:eastAsia="de-DE"/>
    </w:rPr>
  </w:style>
  <w:style w:type="character" w:customStyle="1" w:styleId="titulotablaCar">
    <w:name w:val="titulo tabla Car"/>
    <w:basedOn w:val="CaptionChar"/>
    <w:link w:val="titulotabla"/>
    <w:rsid w:val="00E6382A"/>
    <w:rPr>
      <w:rFonts w:ascii="Times New Roman" w:eastAsia="Times New Roman" w:hAnsi="Times New Roman" w:cs="Times New Roman"/>
      <w:b/>
      <w:iCs/>
      <w:szCs w:val="18"/>
      <w:lang w:val="en-US" w:eastAsia="de-DE"/>
    </w:rPr>
  </w:style>
  <w:style w:type="character" w:customStyle="1" w:styleId="figurasCar">
    <w:name w:val="figuras Car"/>
    <w:basedOn w:val="DefaultParagraphFont"/>
    <w:link w:val="figuras"/>
    <w:rsid w:val="00C54E21"/>
    <w:rPr>
      <w:rFonts w:ascii="Times New Roman" w:eastAsia="Calibri" w:hAnsi="Times New Roman" w:cs="Times New Roman"/>
      <w:noProof/>
      <w:color w:val="000000"/>
      <w:szCs w:val="24"/>
      <w:lang w:val="en-US"/>
    </w:rPr>
  </w:style>
  <w:style w:type="character" w:styleId="PlaceholderText">
    <w:name w:val="Placeholder Text"/>
    <w:basedOn w:val="DefaultParagraphFont"/>
    <w:uiPriority w:val="99"/>
    <w:semiHidden/>
    <w:rsid w:val="008E7C2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370271">
      <w:bodyDiv w:val="1"/>
      <w:marLeft w:val="0"/>
      <w:marRight w:val="0"/>
      <w:marTop w:val="0"/>
      <w:marBottom w:val="0"/>
      <w:divBdr>
        <w:top w:val="none" w:sz="0" w:space="0" w:color="auto"/>
        <w:left w:val="none" w:sz="0" w:space="0" w:color="auto"/>
        <w:bottom w:val="none" w:sz="0" w:space="0" w:color="auto"/>
        <w:right w:val="none" w:sz="0" w:space="0" w:color="auto"/>
      </w:divBdr>
    </w:div>
    <w:div w:id="458229992">
      <w:bodyDiv w:val="1"/>
      <w:marLeft w:val="0"/>
      <w:marRight w:val="0"/>
      <w:marTop w:val="0"/>
      <w:marBottom w:val="0"/>
      <w:divBdr>
        <w:top w:val="none" w:sz="0" w:space="0" w:color="auto"/>
        <w:left w:val="none" w:sz="0" w:space="0" w:color="auto"/>
        <w:bottom w:val="none" w:sz="0" w:space="0" w:color="auto"/>
        <w:right w:val="none" w:sz="0" w:space="0" w:color="auto"/>
      </w:divBdr>
    </w:div>
    <w:div w:id="601567744">
      <w:bodyDiv w:val="1"/>
      <w:marLeft w:val="0"/>
      <w:marRight w:val="0"/>
      <w:marTop w:val="0"/>
      <w:marBottom w:val="0"/>
      <w:divBdr>
        <w:top w:val="none" w:sz="0" w:space="0" w:color="auto"/>
        <w:left w:val="none" w:sz="0" w:space="0" w:color="auto"/>
        <w:bottom w:val="none" w:sz="0" w:space="0" w:color="auto"/>
        <w:right w:val="none" w:sz="0" w:space="0" w:color="auto"/>
      </w:divBdr>
    </w:div>
    <w:div w:id="631404621">
      <w:bodyDiv w:val="1"/>
      <w:marLeft w:val="0"/>
      <w:marRight w:val="0"/>
      <w:marTop w:val="0"/>
      <w:marBottom w:val="0"/>
      <w:divBdr>
        <w:top w:val="none" w:sz="0" w:space="0" w:color="auto"/>
        <w:left w:val="none" w:sz="0" w:space="0" w:color="auto"/>
        <w:bottom w:val="none" w:sz="0" w:space="0" w:color="auto"/>
        <w:right w:val="none" w:sz="0" w:space="0" w:color="auto"/>
      </w:divBdr>
    </w:div>
    <w:div w:id="766193372">
      <w:bodyDiv w:val="1"/>
      <w:marLeft w:val="0"/>
      <w:marRight w:val="0"/>
      <w:marTop w:val="0"/>
      <w:marBottom w:val="0"/>
      <w:divBdr>
        <w:top w:val="none" w:sz="0" w:space="0" w:color="auto"/>
        <w:left w:val="none" w:sz="0" w:space="0" w:color="auto"/>
        <w:bottom w:val="none" w:sz="0" w:space="0" w:color="auto"/>
        <w:right w:val="none" w:sz="0" w:space="0" w:color="auto"/>
      </w:divBdr>
    </w:div>
    <w:div w:id="856117652">
      <w:bodyDiv w:val="1"/>
      <w:marLeft w:val="0"/>
      <w:marRight w:val="0"/>
      <w:marTop w:val="0"/>
      <w:marBottom w:val="0"/>
      <w:divBdr>
        <w:top w:val="none" w:sz="0" w:space="0" w:color="auto"/>
        <w:left w:val="none" w:sz="0" w:space="0" w:color="auto"/>
        <w:bottom w:val="none" w:sz="0" w:space="0" w:color="auto"/>
        <w:right w:val="none" w:sz="0" w:space="0" w:color="auto"/>
      </w:divBdr>
    </w:div>
    <w:div w:id="984160200">
      <w:bodyDiv w:val="1"/>
      <w:marLeft w:val="0"/>
      <w:marRight w:val="0"/>
      <w:marTop w:val="0"/>
      <w:marBottom w:val="0"/>
      <w:divBdr>
        <w:top w:val="none" w:sz="0" w:space="0" w:color="auto"/>
        <w:left w:val="none" w:sz="0" w:space="0" w:color="auto"/>
        <w:bottom w:val="none" w:sz="0" w:space="0" w:color="auto"/>
        <w:right w:val="none" w:sz="0" w:space="0" w:color="auto"/>
      </w:divBdr>
    </w:div>
    <w:div w:id="1036781253">
      <w:bodyDiv w:val="1"/>
      <w:marLeft w:val="0"/>
      <w:marRight w:val="0"/>
      <w:marTop w:val="0"/>
      <w:marBottom w:val="0"/>
      <w:divBdr>
        <w:top w:val="none" w:sz="0" w:space="0" w:color="auto"/>
        <w:left w:val="none" w:sz="0" w:space="0" w:color="auto"/>
        <w:bottom w:val="none" w:sz="0" w:space="0" w:color="auto"/>
        <w:right w:val="none" w:sz="0" w:space="0" w:color="auto"/>
      </w:divBdr>
      <w:divsChild>
        <w:div w:id="1872910812">
          <w:marLeft w:val="640"/>
          <w:marRight w:val="0"/>
          <w:marTop w:val="0"/>
          <w:marBottom w:val="0"/>
          <w:divBdr>
            <w:top w:val="none" w:sz="0" w:space="0" w:color="auto"/>
            <w:left w:val="none" w:sz="0" w:space="0" w:color="auto"/>
            <w:bottom w:val="none" w:sz="0" w:space="0" w:color="auto"/>
            <w:right w:val="none" w:sz="0" w:space="0" w:color="auto"/>
          </w:divBdr>
        </w:div>
        <w:div w:id="1681926246">
          <w:marLeft w:val="640"/>
          <w:marRight w:val="0"/>
          <w:marTop w:val="0"/>
          <w:marBottom w:val="0"/>
          <w:divBdr>
            <w:top w:val="none" w:sz="0" w:space="0" w:color="auto"/>
            <w:left w:val="none" w:sz="0" w:space="0" w:color="auto"/>
            <w:bottom w:val="none" w:sz="0" w:space="0" w:color="auto"/>
            <w:right w:val="none" w:sz="0" w:space="0" w:color="auto"/>
          </w:divBdr>
        </w:div>
        <w:div w:id="1943872472">
          <w:marLeft w:val="640"/>
          <w:marRight w:val="0"/>
          <w:marTop w:val="0"/>
          <w:marBottom w:val="0"/>
          <w:divBdr>
            <w:top w:val="none" w:sz="0" w:space="0" w:color="auto"/>
            <w:left w:val="none" w:sz="0" w:space="0" w:color="auto"/>
            <w:bottom w:val="none" w:sz="0" w:space="0" w:color="auto"/>
            <w:right w:val="none" w:sz="0" w:space="0" w:color="auto"/>
          </w:divBdr>
        </w:div>
        <w:div w:id="935401927">
          <w:marLeft w:val="640"/>
          <w:marRight w:val="0"/>
          <w:marTop w:val="0"/>
          <w:marBottom w:val="0"/>
          <w:divBdr>
            <w:top w:val="none" w:sz="0" w:space="0" w:color="auto"/>
            <w:left w:val="none" w:sz="0" w:space="0" w:color="auto"/>
            <w:bottom w:val="none" w:sz="0" w:space="0" w:color="auto"/>
            <w:right w:val="none" w:sz="0" w:space="0" w:color="auto"/>
          </w:divBdr>
        </w:div>
        <w:div w:id="1869634318">
          <w:marLeft w:val="640"/>
          <w:marRight w:val="0"/>
          <w:marTop w:val="0"/>
          <w:marBottom w:val="0"/>
          <w:divBdr>
            <w:top w:val="none" w:sz="0" w:space="0" w:color="auto"/>
            <w:left w:val="none" w:sz="0" w:space="0" w:color="auto"/>
            <w:bottom w:val="none" w:sz="0" w:space="0" w:color="auto"/>
            <w:right w:val="none" w:sz="0" w:space="0" w:color="auto"/>
          </w:divBdr>
        </w:div>
        <w:div w:id="1156143492">
          <w:marLeft w:val="640"/>
          <w:marRight w:val="0"/>
          <w:marTop w:val="0"/>
          <w:marBottom w:val="0"/>
          <w:divBdr>
            <w:top w:val="none" w:sz="0" w:space="0" w:color="auto"/>
            <w:left w:val="none" w:sz="0" w:space="0" w:color="auto"/>
            <w:bottom w:val="none" w:sz="0" w:space="0" w:color="auto"/>
            <w:right w:val="none" w:sz="0" w:space="0" w:color="auto"/>
          </w:divBdr>
        </w:div>
        <w:div w:id="1312369887">
          <w:marLeft w:val="640"/>
          <w:marRight w:val="0"/>
          <w:marTop w:val="0"/>
          <w:marBottom w:val="0"/>
          <w:divBdr>
            <w:top w:val="none" w:sz="0" w:space="0" w:color="auto"/>
            <w:left w:val="none" w:sz="0" w:space="0" w:color="auto"/>
            <w:bottom w:val="none" w:sz="0" w:space="0" w:color="auto"/>
            <w:right w:val="none" w:sz="0" w:space="0" w:color="auto"/>
          </w:divBdr>
        </w:div>
        <w:div w:id="1983732184">
          <w:marLeft w:val="640"/>
          <w:marRight w:val="0"/>
          <w:marTop w:val="0"/>
          <w:marBottom w:val="0"/>
          <w:divBdr>
            <w:top w:val="none" w:sz="0" w:space="0" w:color="auto"/>
            <w:left w:val="none" w:sz="0" w:space="0" w:color="auto"/>
            <w:bottom w:val="none" w:sz="0" w:space="0" w:color="auto"/>
            <w:right w:val="none" w:sz="0" w:space="0" w:color="auto"/>
          </w:divBdr>
        </w:div>
        <w:div w:id="1299798016">
          <w:marLeft w:val="640"/>
          <w:marRight w:val="0"/>
          <w:marTop w:val="0"/>
          <w:marBottom w:val="0"/>
          <w:divBdr>
            <w:top w:val="none" w:sz="0" w:space="0" w:color="auto"/>
            <w:left w:val="none" w:sz="0" w:space="0" w:color="auto"/>
            <w:bottom w:val="none" w:sz="0" w:space="0" w:color="auto"/>
            <w:right w:val="none" w:sz="0" w:space="0" w:color="auto"/>
          </w:divBdr>
        </w:div>
        <w:div w:id="738090413">
          <w:marLeft w:val="640"/>
          <w:marRight w:val="0"/>
          <w:marTop w:val="0"/>
          <w:marBottom w:val="0"/>
          <w:divBdr>
            <w:top w:val="none" w:sz="0" w:space="0" w:color="auto"/>
            <w:left w:val="none" w:sz="0" w:space="0" w:color="auto"/>
            <w:bottom w:val="none" w:sz="0" w:space="0" w:color="auto"/>
            <w:right w:val="none" w:sz="0" w:space="0" w:color="auto"/>
          </w:divBdr>
        </w:div>
        <w:div w:id="1364985511">
          <w:marLeft w:val="640"/>
          <w:marRight w:val="0"/>
          <w:marTop w:val="0"/>
          <w:marBottom w:val="0"/>
          <w:divBdr>
            <w:top w:val="none" w:sz="0" w:space="0" w:color="auto"/>
            <w:left w:val="none" w:sz="0" w:space="0" w:color="auto"/>
            <w:bottom w:val="none" w:sz="0" w:space="0" w:color="auto"/>
            <w:right w:val="none" w:sz="0" w:space="0" w:color="auto"/>
          </w:divBdr>
        </w:div>
        <w:div w:id="727919053">
          <w:marLeft w:val="640"/>
          <w:marRight w:val="0"/>
          <w:marTop w:val="0"/>
          <w:marBottom w:val="0"/>
          <w:divBdr>
            <w:top w:val="none" w:sz="0" w:space="0" w:color="auto"/>
            <w:left w:val="none" w:sz="0" w:space="0" w:color="auto"/>
            <w:bottom w:val="none" w:sz="0" w:space="0" w:color="auto"/>
            <w:right w:val="none" w:sz="0" w:space="0" w:color="auto"/>
          </w:divBdr>
        </w:div>
        <w:div w:id="1067456941">
          <w:marLeft w:val="640"/>
          <w:marRight w:val="0"/>
          <w:marTop w:val="0"/>
          <w:marBottom w:val="0"/>
          <w:divBdr>
            <w:top w:val="none" w:sz="0" w:space="0" w:color="auto"/>
            <w:left w:val="none" w:sz="0" w:space="0" w:color="auto"/>
            <w:bottom w:val="none" w:sz="0" w:space="0" w:color="auto"/>
            <w:right w:val="none" w:sz="0" w:space="0" w:color="auto"/>
          </w:divBdr>
        </w:div>
        <w:div w:id="2147160334">
          <w:marLeft w:val="640"/>
          <w:marRight w:val="0"/>
          <w:marTop w:val="0"/>
          <w:marBottom w:val="0"/>
          <w:divBdr>
            <w:top w:val="none" w:sz="0" w:space="0" w:color="auto"/>
            <w:left w:val="none" w:sz="0" w:space="0" w:color="auto"/>
            <w:bottom w:val="none" w:sz="0" w:space="0" w:color="auto"/>
            <w:right w:val="none" w:sz="0" w:space="0" w:color="auto"/>
          </w:divBdr>
        </w:div>
        <w:div w:id="1298103111">
          <w:marLeft w:val="640"/>
          <w:marRight w:val="0"/>
          <w:marTop w:val="0"/>
          <w:marBottom w:val="0"/>
          <w:divBdr>
            <w:top w:val="none" w:sz="0" w:space="0" w:color="auto"/>
            <w:left w:val="none" w:sz="0" w:space="0" w:color="auto"/>
            <w:bottom w:val="none" w:sz="0" w:space="0" w:color="auto"/>
            <w:right w:val="none" w:sz="0" w:space="0" w:color="auto"/>
          </w:divBdr>
        </w:div>
        <w:div w:id="163476695">
          <w:marLeft w:val="640"/>
          <w:marRight w:val="0"/>
          <w:marTop w:val="0"/>
          <w:marBottom w:val="0"/>
          <w:divBdr>
            <w:top w:val="none" w:sz="0" w:space="0" w:color="auto"/>
            <w:left w:val="none" w:sz="0" w:space="0" w:color="auto"/>
            <w:bottom w:val="none" w:sz="0" w:space="0" w:color="auto"/>
            <w:right w:val="none" w:sz="0" w:space="0" w:color="auto"/>
          </w:divBdr>
        </w:div>
        <w:div w:id="209004303">
          <w:marLeft w:val="640"/>
          <w:marRight w:val="0"/>
          <w:marTop w:val="0"/>
          <w:marBottom w:val="0"/>
          <w:divBdr>
            <w:top w:val="none" w:sz="0" w:space="0" w:color="auto"/>
            <w:left w:val="none" w:sz="0" w:space="0" w:color="auto"/>
            <w:bottom w:val="none" w:sz="0" w:space="0" w:color="auto"/>
            <w:right w:val="none" w:sz="0" w:space="0" w:color="auto"/>
          </w:divBdr>
        </w:div>
        <w:div w:id="1826625437">
          <w:marLeft w:val="640"/>
          <w:marRight w:val="0"/>
          <w:marTop w:val="0"/>
          <w:marBottom w:val="0"/>
          <w:divBdr>
            <w:top w:val="none" w:sz="0" w:space="0" w:color="auto"/>
            <w:left w:val="none" w:sz="0" w:space="0" w:color="auto"/>
            <w:bottom w:val="none" w:sz="0" w:space="0" w:color="auto"/>
            <w:right w:val="none" w:sz="0" w:space="0" w:color="auto"/>
          </w:divBdr>
        </w:div>
        <w:div w:id="1641226138">
          <w:marLeft w:val="640"/>
          <w:marRight w:val="0"/>
          <w:marTop w:val="0"/>
          <w:marBottom w:val="0"/>
          <w:divBdr>
            <w:top w:val="none" w:sz="0" w:space="0" w:color="auto"/>
            <w:left w:val="none" w:sz="0" w:space="0" w:color="auto"/>
            <w:bottom w:val="none" w:sz="0" w:space="0" w:color="auto"/>
            <w:right w:val="none" w:sz="0" w:space="0" w:color="auto"/>
          </w:divBdr>
        </w:div>
        <w:div w:id="2069570214">
          <w:marLeft w:val="640"/>
          <w:marRight w:val="0"/>
          <w:marTop w:val="0"/>
          <w:marBottom w:val="0"/>
          <w:divBdr>
            <w:top w:val="none" w:sz="0" w:space="0" w:color="auto"/>
            <w:left w:val="none" w:sz="0" w:space="0" w:color="auto"/>
            <w:bottom w:val="none" w:sz="0" w:space="0" w:color="auto"/>
            <w:right w:val="none" w:sz="0" w:space="0" w:color="auto"/>
          </w:divBdr>
        </w:div>
        <w:div w:id="1573151887">
          <w:marLeft w:val="640"/>
          <w:marRight w:val="0"/>
          <w:marTop w:val="0"/>
          <w:marBottom w:val="0"/>
          <w:divBdr>
            <w:top w:val="none" w:sz="0" w:space="0" w:color="auto"/>
            <w:left w:val="none" w:sz="0" w:space="0" w:color="auto"/>
            <w:bottom w:val="none" w:sz="0" w:space="0" w:color="auto"/>
            <w:right w:val="none" w:sz="0" w:space="0" w:color="auto"/>
          </w:divBdr>
        </w:div>
        <w:div w:id="1590193255">
          <w:marLeft w:val="640"/>
          <w:marRight w:val="0"/>
          <w:marTop w:val="0"/>
          <w:marBottom w:val="0"/>
          <w:divBdr>
            <w:top w:val="none" w:sz="0" w:space="0" w:color="auto"/>
            <w:left w:val="none" w:sz="0" w:space="0" w:color="auto"/>
            <w:bottom w:val="none" w:sz="0" w:space="0" w:color="auto"/>
            <w:right w:val="none" w:sz="0" w:space="0" w:color="auto"/>
          </w:divBdr>
        </w:div>
        <w:div w:id="1200358964">
          <w:marLeft w:val="640"/>
          <w:marRight w:val="0"/>
          <w:marTop w:val="0"/>
          <w:marBottom w:val="0"/>
          <w:divBdr>
            <w:top w:val="none" w:sz="0" w:space="0" w:color="auto"/>
            <w:left w:val="none" w:sz="0" w:space="0" w:color="auto"/>
            <w:bottom w:val="none" w:sz="0" w:space="0" w:color="auto"/>
            <w:right w:val="none" w:sz="0" w:space="0" w:color="auto"/>
          </w:divBdr>
        </w:div>
        <w:div w:id="1877499572">
          <w:marLeft w:val="640"/>
          <w:marRight w:val="0"/>
          <w:marTop w:val="0"/>
          <w:marBottom w:val="0"/>
          <w:divBdr>
            <w:top w:val="none" w:sz="0" w:space="0" w:color="auto"/>
            <w:left w:val="none" w:sz="0" w:space="0" w:color="auto"/>
            <w:bottom w:val="none" w:sz="0" w:space="0" w:color="auto"/>
            <w:right w:val="none" w:sz="0" w:space="0" w:color="auto"/>
          </w:divBdr>
        </w:div>
        <w:div w:id="1333334037">
          <w:marLeft w:val="640"/>
          <w:marRight w:val="0"/>
          <w:marTop w:val="0"/>
          <w:marBottom w:val="0"/>
          <w:divBdr>
            <w:top w:val="none" w:sz="0" w:space="0" w:color="auto"/>
            <w:left w:val="none" w:sz="0" w:space="0" w:color="auto"/>
            <w:bottom w:val="none" w:sz="0" w:space="0" w:color="auto"/>
            <w:right w:val="none" w:sz="0" w:space="0" w:color="auto"/>
          </w:divBdr>
        </w:div>
        <w:div w:id="61686373">
          <w:marLeft w:val="640"/>
          <w:marRight w:val="0"/>
          <w:marTop w:val="0"/>
          <w:marBottom w:val="0"/>
          <w:divBdr>
            <w:top w:val="none" w:sz="0" w:space="0" w:color="auto"/>
            <w:left w:val="none" w:sz="0" w:space="0" w:color="auto"/>
            <w:bottom w:val="none" w:sz="0" w:space="0" w:color="auto"/>
            <w:right w:val="none" w:sz="0" w:space="0" w:color="auto"/>
          </w:divBdr>
        </w:div>
        <w:div w:id="841362281">
          <w:marLeft w:val="640"/>
          <w:marRight w:val="0"/>
          <w:marTop w:val="0"/>
          <w:marBottom w:val="0"/>
          <w:divBdr>
            <w:top w:val="none" w:sz="0" w:space="0" w:color="auto"/>
            <w:left w:val="none" w:sz="0" w:space="0" w:color="auto"/>
            <w:bottom w:val="none" w:sz="0" w:space="0" w:color="auto"/>
            <w:right w:val="none" w:sz="0" w:space="0" w:color="auto"/>
          </w:divBdr>
        </w:div>
        <w:div w:id="1740784277">
          <w:marLeft w:val="640"/>
          <w:marRight w:val="0"/>
          <w:marTop w:val="0"/>
          <w:marBottom w:val="0"/>
          <w:divBdr>
            <w:top w:val="none" w:sz="0" w:space="0" w:color="auto"/>
            <w:left w:val="none" w:sz="0" w:space="0" w:color="auto"/>
            <w:bottom w:val="none" w:sz="0" w:space="0" w:color="auto"/>
            <w:right w:val="none" w:sz="0" w:space="0" w:color="auto"/>
          </w:divBdr>
        </w:div>
        <w:div w:id="2085955937">
          <w:marLeft w:val="640"/>
          <w:marRight w:val="0"/>
          <w:marTop w:val="0"/>
          <w:marBottom w:val="0"/>
          <w:divBdr>
            <w:top w:val="none" w:sz="0" w:space="0" w:color="auto"/>
            <w:left w:val="none" w:sz="0" w:space="0" w:color="auto"/>
            <w:bottom w:val="none" w:sz="0" w:space="0" w:color="auto"/>
            <w:right w:val="none" w:sz="0" w:space="0" w:color="auto"/>
          </w:divBdr>
        </w:div>
        <w:div w:id="273754462">
          <w:marLeft w:val="640"/>
          <w:marRight w:val="0"/>
          <w:marTop w:val="0"/>
          <w:marBottom w:val="0"/>
          <w:divBdr>
            <w:top w:val="none" w:sz="0" w:space="0" w:color="auto"/>
            <w:left w:val="none" w:sz="0" w:space="0" w:color="auto"/>
            <w:bottom w:val="none" w:sz="0" w:space="0" w:color="auto"/>
            <w:right w:val="none" w:sz="0" w:space="0" w:color="auto"/>
          </w:divBdr>
        </w:div>
        <w:div w:id="2093506103">
          <w:marLeft w:val="640"/>
          <w:marRight w:val="0"/>
          <w:marTop w:val="0"/>
          <w:marBottom w:val="0"/>
          <w:divBdr>
            <w:top w:val="none" w:sz="0" w:space="0" w:color="auto"/>
            <w:left w:val="none" w:sz="0" w:space="0" w:color="auto"/>
            <w:bottom w:val="none" w:sz="0" w:space="0" w:color="auto"/>
            <w:right w:val="none" w:sz="0" w:space="0" w:color="auto"/>
          </w:divBdr>
        </w:div>
        <w:div w:id="371227292">
          <w:marLeft w:val="640"/>
          <w:marRight w:val="0"/>
          <w:marTop w:val="0"/>
          <w:marBottom w:val="0"/>
          <w:divBdr>
            <w:top w:val="none" w:sz="0" w:space="0" w:color="auto"/>
            <w:left w:val="none" w:sz="0" w:space="0" w:color="auto"/>
            <w:bottom w:val="none" w:sz="0" w:space="0" w:color="auto"/>
            <w:right w:val="none" w:sz="0" w:space="0" w:color="auto"/>
          </w:divBdr>
        </w:div>
        <w:div w:id="1330791925">
          <w:marLeft w:val="640"/>
          <w:marRight w:val="0"/>
          <w:marTop w:val="0"/>
          <w:marBottom w:val="0"/>
          <w:divBdr>
            <w:top w:val="none" w:sz="0" w:space="0" w:color="auto"/>
            <w:left w:val="none" w:sz="0" w:space="0" w:color="auto"/>
            <w:bottom w:val="none" w:sz="0" w:space="0" w:color="auto"/>
            <w:right w:val="none" w:sz="0" w:space="0" w:color="auto"/>
          </w:divBdr>
        </w:div>
        <w:div w:id="1569269186">
          <w:marLeft w:val="640"/>
          <w:marRight w:val="0"/>
          <w:marTop w:val="0"/>
          <w:marBottom w:val="0"/>
          <w:divBdr>
            <w:top w:val="none" w:sz="0" w:space="0" w:color="auto"/>
            <w:left w:val="none" w:sz="0" w:space="0" w:color="auto"/>
            <w:bottom w:val="none" w:sz="0" w:space="0" w:color="auto"/>
            <w:right w:val="none" w:sz="0" w:space="0" w:color="auto"/>
          </w:divBdr>
        </w:div>
        <w:div w:id="648944210">
          <w:marLeft w:val="640"/>
          <w:marRight w:val="0"/>
          <w:marTop w:val="0"/>
          <w:marBottom w:val="0"/>
          <w:divBdr>
            <w:top w:val="none" w:sz="0" w:space="0" w:color="auto"/>
            <w:left w:val="none" w:sz="0" w:space="0" w:color="auto"/>
            <w:bottom w:val="none" w:sz="0" w:space="0" w:color="auto"/>
            <w:right w:val="none" w:sz="0" w:space="0" w:color="auto"/>
          </w:divBdr>
        </w:div>
        <w:div w:id="963536134">
          <w:marLeft w:val="640"/>
          <w:marRight w:val="0"/>
          <w:marTop w:val="0"/>
          <w:marBottom w:val="0"/>
          <w:divBdr>
            <w:top w:val="none" w:sz="0" w:space="0" w:color="auto"/>
            <w:left w:val="none" w:sz="0" w:space="0" w:color="auto"/>
            <w:bottom w:val="none" w:sz="0" w:space="0" w:color="auto"/>
            <w:right w:val="none" w:sz="0" w:space="0" w:color="auto"/>
          </w:divBdr>
        </w:div>
        <w:div w:id="1088044087">
          <w:marLeft w:val="640"/>
          <w:marRight w:val="0"/>
          <w:marTop w:val="0"/>
          <w:marBottom w:val="0"/>
          <w:divBdr>
            <w:top w:val="none" w:sz="0" w:space="0" w:color="auto"/>
            <w:left w:val="none" w:sz="0" w:space="0" w:color="auto"/>
            <w:bottom w:val="none" w:sz="0" w:space="0" w:color="auto"/>
            <w:right w:val="none" w:sz="0" w:space="0" w:color="auto"/>
          </w:divBdr>
        </w:div>
        <w:div w:id="884609202">
          <w:marLeft w:val="640"/>
          <w:marRight w:val="0"/>
          <w:marTop w:val="0"/>
          <w:marBottom w:val="0"/>
          <w:divBdr>
            <w:top w:val="none" w:sz="0" w:space="0" w:color="auto"/>
            <w:left w:val="none" w:sz="0" w:space="0" w:color="auto"/>
            <w:bottom w:val="none" w:sz="0" w:space="0" w:color="auto"/>
            <w:right w:val="none" w:sz="0" w:space="0" w:color="auto"/>
          </w:divBdr>
        </w:div>
        <w:div w:id="195696757">
          <w:marLeft w:val="640"/>
          <w:marRight w:val="0"/>
          <w:marTop w:val="0"/>
          <w:marBottom w:val="0"/>
          <w:divBdr>
            <w:top w:val="none" w:sz="0" w:space="0" w:color="auto"/>
            <w:left w:val="none" w:sz="0" w:space="0" w:color="auto"/>
            <w:bottom w:val="none" w:sz="0" w:space="0" w:color="auto"/>
            <w:right w:val="none" w:sz="0" w:space="0" w:color="auto"/>
          </w:divBdr>
        </w:div>
      </w:divsChild>
    </w:div>
    <w:div w:id="1156527570">
      <w:bodyDiv w:val="1"/>
      <w:marLeft w:val="0"/>
      <w:marRight w:val="0"/>
      <w:marTop w:val="0"/>
      <w:marBottom w:val="0"/>
      <w:divBdr>
        <w:top w:val="none" w:sz="0" w:space="0" w:color="auto"/>
        <w:left w:val="none" w:sz="0" w:space="0" w:color="auto"/>
        <w:bottom w:val="none" w:sz="0" w:space="0" w:color="auto"/>
        <w:right w:val="none" w:sz="0" w:space="0" w:color="auto"/>
      </w:divBdr>
      <w:divsChild>
        <w:div w:id="1987853557">
          <w:marLeft w:val="640"/>
          <w:marRight w:val="0"/>
          <w:marTop w:val="0"/>
          <w:marBottom w:val="0"/>
          <w:divBdr>
            <w:top w:val="none" w:sz="0" w:space="0" w:color="auto"/>
            <w:left w:val="none" w:sz="0" w:space="0" w:color="auto"/>
            <w:bottom w:val="none" w:sz="0" w:space="0" w:color="auto"/>
            <w:right w:val="none" w:sz="0" w:space="0" w:color="auto"/>
          </w:divBdr>
        </w:div>
        <w:div w:id="510922875">
          <w:marLeft w:val="640"/>
          <w:marRight w:val="0"/>
          <w:marTop w:val="0"/>
          <w:marBottom w:val="0"/>
          <w:divBdr>
            <w:top w:val="none" w:sz="0" w:space="0" w:color="auto"/>
            <w:left w:val="none" w:sz="0" w:space="0" w:color="auto"/>
            <w:bottom w:val="none" w:sz="0" w:space="0" w:color="auto"/>
            <w:right w:val="none" w:sz="0" w:space="0" w:color="auto"/>
          </w:divBdr>
        </w:div>
        <w:div w:id="1520704115">
          <w:marLeft w:val="640"/>
          <w:marRight w:val="0"/>
          <w:marTop w:val="0"/>
          <w:marBottom w:val="0"/>
          <w:divBdr>
            <w:top w:val="none" w:sz="0" w:space="0" w:color="auto"/>
            <w:left w:val="none" w:sz="0" w:space="0" w:color="auto"/>
            <w:bottom w:val="none" w:sz="0" w:space="0" w:color="auto"/>
            <w:right w:val="none" w:sz="0" w:space="0" w:color="auto"/>
          </w:divBdr>
        </w:div>
        <w:div w:id="1112818302">
          <w:marLeft w:val="640"/>
          <w:marRight w:val="0"/>
          <w:marTop w:val="0"/>
          <w:marBottom w:val="0"/>
          <w:divBdr>
            <w:top w:val="none" w:sz="0" w:space="0" w:color="auto"/>
            <w:left w:val="none" w:sz="0" w:space="0" w:color="auto"/>
            <w:bottom w:val="none" w:sz="0" w:space="0" w:color="auto"/>
            <w:right w:val="none" w:sz="0" w:space="0" w:color="auto"/>
          </w:divBdr>
        </w:div>
        <w:div w:id="1760323333">
          <w:marLeft w:val="640"/>
          <w:marRight w:val="0"/>
          <w:marTop w:val="0"/>
          <w:marBottom w:val="0"/>
          <w:divBdr>
            <w:top w:val="none" w:sz="0" w:space="0" w:color="auto"/>
            <w:left w:val="none" w:sz="0" w:space="0" w:color="auto"/>
            <w:bottom w:val="none" w:sz="0" w:space="0" w:color="auto"/>
            <w:right w:val="none" w:sz="0" w:space="0" w:color="auto"/>
          </w:divBdr>
        </w:div>
        <w:div w:id="1468161399">
          <w:marLeft w:val="640"/>
          <w:marRight w:val="0"/>
          <w:marTop w:val="0"/>
          <w:marBottom w:val="0"/>
          <w:divBdr>
            <w:top w:val="none" w:sz="0" w:space="0" w:color="auto"/>
            <w:left w:val="none" w:sz="0" w:space="0" w:color="auto"/>
            <w:bottom w:val="none" w:sz="0" w:space="0" w:color="auto"/>
            <w:right w:val="none" w:sz="0" w:space="0" w:color="auto"/>
          </w:divBdr>
        </w:div>
        <w:div w:id="1302004403">
          <w:marLeft w:val="640"/>
          <w:marRight w:val="0"/>
          <w:marTop w:val="0"/>
          <w:marBottom w:val="0"/>
          <w:divBdr>
            <w:top w:val="none" w:sz="0" w:space="0" w:color="auto"/>
            <w:left w:val="none" w:sz="0" w:space="0" w:color="auto"/>
            <w:bottom w:val="none" w:sz="0" w:space="0" w:color="auto"/>
            <w:right w:val="none" w:sz="0" w:space="0" w:color="auto"/>
          </w:divBdr>
        </w:div>
        <w:div w:id="128281824">
          <w:marLeft w:val="640"/>
          <w:marRight w:val="0"/>
          <w:marTop w:val="0"/>
          <w:marBottom w:val="0"/>
          <w:divBdr>
            <w:top w:val="none" w:sz="0" w:space="0" w:color="auto"/>
            <w:left w:val="none" w:sz="0" w:space="0" w:color="auto"/>
            <w:bottom w:val="none" w:sz="0" w:space="0" w:color="auto"/>
            <w:right w:val="none" w:sz="0" w:space="0" w:color="auto"/>
          </w:divBdr>
        </w:div>
        <w:div w:id="1734155736">
          <w:marLeft w:val="640"/>
          <w:marRight w:val="0"/>
          <w:marTop w:val="0"/>
          <w:marBottom w:val="0"/>
          <w:divBdr>
            <w:top w:val="none" w:sz="0" w:space="0" w:color="auto"/>
            <w:left w:val="none" w:sz="0" w:space="0" w:color="auto"/>
            <w:bottom w:val="none" w:sz="0" w:space="0" w:color="auto"/>
            <w:right w:val="none" w:sz="0" w:space="0" w:color="auto"/>
          </w:divBdr>
        </w:div>
        <w:div w:id="1739085480">
          <w:marLeft w:val="640"/>
          <w:marRight w:val="0"/>
          <w:marTop w:val="0"/>
          <w:marBottom w:val="0"/>
          <w:divBdr>
            <w:top w:val="none" w:sz="0" w:space="0" w:color="auto"/>
            <w:left w:val="none" w:sz="0" w:space="0" w:color="auto"/>
            <w:bottom w:val="none" w:sz="0" w:space="0" w:color="auto"/>
            <w:right w:val="none" w:sz="0" w:space="0" w:color="auto"/>
          </w:divBdr>
        </w:div>
        <w:div w:id="138809053">
          <w:marLeft w:val="640"/>
          <w:marRight w:val="0"/>
          <w:marTop w:val="0"/>
          <w:marBottom w:val="0"/>
          <w:divBdr>
            <w:top w:val="none" w:sz="0" w:space="0" w:color="auto"/>
            <w:left w:val="none" w:sz="0" w:space="0" w:color="auto"/>
            <w:bottom w:val="none" w:sz="0" w:space="0" w:color="auto"/>
            <w:right w:val="none" w:sz="0" w:space="0" w:color="auto"/>
          </w:divBdr>
        </w:div>
        <w:div w:id="1207063402">
          <w:marLeft w:val="640"/>
          <w:marRight w:val="0"/>
          <w:marTop w:val="0"/>
          <w:marBottom w:val="0"/>
          <w:divBdr>
            <w:top w:val="none" w:sz="0" w:space="0" w:color="auto"/>
            <w:left w:val="none" w:sz="0" w:space="0" w:color="auto"/>
            <w:bottom w:val="none" w:sz="0" w:space="0" w:color="auto"/>
            <w:right w:val="none" w:sz="0" w:space="0" w:color="auto"/>
          </w:divBdr>
        </w:div>
        <w:div w:id="745998319">
          <w:marLeft w:val="640"/>
          <w:marRight w:val="0"/>
          <w:marTop w:val="0"/>
          <w:marBottom w:val="0"/>
          <w:divBdr>
            <w:top w:val="none" w:sz="0" w:space="0" w:color="auto"/>
            <w:left w:val="none" w:sz="0" w:space="0" w:color="auto"/>
            <w:bottom w:val="none" w:sz="0" w:space="0" w:color="auto"/>
            <w:right w:val="none" w:sz="0" w:space="0" w:color="auto"/>
          </w:divBdr>
        </w:div>
        <w:div w:id="1723560656">
          <w:marLeft w:val="640"/>
          <w:marRight w:val="0"/>
          <w:marTop w:val="0"/>
          <w:marBottom w:val="0"/>
          <w:divBdr>
            <w:top w:val="none" w:sz="0" w:space="0" w:color="auto"/>
            <w:left w:val="none" w:sz="0" w:space="0" w:color="auto"/>
            <w:bottom w:val="none" w:sz="0" w:space="0" w:color="auto"/>
            <w:right w:val="none" w:sz="0" w:space="0" w:color="auto"/>
          </w:divBdr>
        </w:div>
        <w:div w:id="1121148496">
          <w:marLeft w:val="640"/>
          <w:marRight w:val="0"/>
          <w:marTop w:val="0"/>
          <w:marBottom w:val="0"/>
          <w:divBdr>
            <w:top w:val="none" w:sz="0" w:space="0" w:color="auto"/>
            <w:left w:val="none" w:sz="0" w:space="0" w:color="auto"/>
            <w:bottom w:val="none" w:sz="0" w:space="0" w:color="auto"/>
            <w:right w:val="none" w:sz="0" w:space="0" w:color="auto"/>
          </w:divBdr>
        </w:div>
        <w:div w:id="1190874823">
          <w:marLeft w:val="640"/>
          <w:marRight w:val="0"/>
          <w:marTop w:val="0"/>
          <w:marBottom w:val="0"/>
          <w:divBdr>
            <w:top w:val="none" w:sz="0" w:space="0" w:color="auto"/>
            <w:left w:val="none" w:sz="0" w:space="0" w:color="auto"/>
            <w:bottom w:val="none" w:sz="0" w:space="0" w:color="auto"/>
            <w:right w:val="none" w:sz="0" w:space="0" w:color="auto"/>
          </w:divBdr>
        </w:div>
        <w:div w:id="1390038035">
          <w:marLeft w:val="640"/>
          <w:marRight w:val="0"/>
          <w:marTop w:val="0"/>
          <w:marBottom w:val="0"/>
          <w:divBdr>
            <w:top w:val="none" w:sz="0" w:space="0" w:color="auto"/>
            <w:left w:val="none" w:sz="0" w:space="0" w:color="auto"/>
            <w:bottom w:val="none" w:sz="0" w:space="0" w:color="auto"/>
            <w:right w:val="none" w:sz="0" w:space="0" w:color="auto"/>
          </w:divBdr>
        </w:div>
        <w:div w:id="328602562">
          <w:marLeft w:val="640"/>
          <w:marRight w:val="0"/>
          <w:marTop w:val="0"/>
          <w:marBottom w:val="0"/>
          <w:divBdr>
            <w:top w:val="none" w:sz="0" w:space="0" w:color="auto"/>
            <w:left w:val="none" w:sz="0" w:space="0" w:color="auto"/>
            <w:bottom w:val="none" w:sz="0" w:space="0" w:color="auto"/>
            <w:right w:val="none" w:sz="0" w:space="0" w:color="auto"/>
          </w:divBdr>
        </w:div>
        <w:div w:id="34081787">
          <w:marLeft w:val="640"/>
          <w:marRight w:val="0"/>
          <w:marTop w:val="0"/>
          <w:marBottom w:val="0"/>
          <w:divBdr>
            <w:top w:val="none" w:sz="0" w:space="0" w:color="auto"/>
            <w:left w:val="none" w:sz="0" w:space="0" w:color="auto"/>
            <w:bottom w:val="none" w:sz="0" w:space="0" w:color="auto"/>
            <w:right w:val="none" w:sz="0" w:space="0" w:color="auto"/>
          </w:divBdr>
        </w:div>
        <w:div w:id="858857718">
          <w:marLeft w:val="640"/>
          <w:marRight w:val="0"/>
          <w:marTop w:val="0"/>
          <w:marBottom w:val="0"/>
          <w:divBdr>
            <w:top w:val="none" w:sz="0" w:space="0" w:color="auto"/>
            <w:left w:val="none" w:sz="0" w:space="0" w:color="auto"/>
            <w:bottom w:val="none" w:sz="0" w:space="0" w:color="auto"/>
            <w:right w:val="none" w:sz="0" w:space="0" w:color="auto"/>
          </w:divBdr>
        </w:div>
        <w:div w:id="392435996">
          <w:marLeft w:val="640"/>
          <w:marRight w:val="0"/>
          <w:marTop w:val="0"/>
          <w:marBottom w:val="0"/>
          <w:divBdr>
            <w:top w:val="none" w:sz="0" w:space="0" w:color="auto"/>
            <w:left w:val="none" w:sz="0" w:space="0" w:color="auto"/>
            <w:bottom w:val="none" w:sz="0" w:space="0" w:color="auto"/>
            <w:right w:val="none" w:sz="0" w:space="0" w:color="auto"/>
          </w:divBdr>
        </w:div>
        <w:div w:id="1161773757">
          <w:marLeft w:val="640"/>
          <w:marRight w:val="0"/>
          <w:marTop w:val="0"/>
          <w:marBottom w:val="0"/>
          <w:divBdr>
            <w:top w:val="none" w:sz="0" w:space="0" w:color="auto"/>
            <w:left w:val="none" w:sz="0" w:space="0" w:color="auto"/>
            <w:bottom w:val="none" w:sz="0" w:space="0" w:color="auto"/>
            <w:right w:val="none" w:sz="0" w:space="0" w:color="auto"/>
          </w:divBdr>
        </w:div>
        <w:div w:id="1761103079">
          <w:marLeft w:val="640"/>
          <w:marRight w:val="0"/>
          <w:marTop w:val="0"/>
          <w:marBottom w:val="0"/>
          <w:divBdr>
            <w:top w:val="none" w:sz="0" w:space="0" w:color="auto"/>
            <w:left w:val="none" w:sz="0" w:space="0" w:color="auto"/>
            <w:bottom w:val="none" w:sz="0" w:space="0" w:color="auto"/>
            <w:right w:val="none" w:sz="0" w:space="0" w:color="auto"/>
          </w:divBdr>
        </w:div>
        <w:div w:id="1650010793">
          <w:marLeft w:val="640"/>
          <w:marRight w:val="0"/>
          <w:marTop w:val="0"/>
          <w:marBottom w:val="0"/>
          <w:divBdr>
            <w:top w:val="none" w:sz="0" w:space="0" w:color="auto"/>
            <w:left w:val="none" w:sz="0" w:space="0" w:color="auto"/>
            <w:bottom w:val="none" w:sz="0" w:space="0" w:color="auto"/>
            <w:right w:val="none" w:sz="0" w:space="0" w:color="auto"/>
          </w:divBdr>
        </w:div>
        <w:div w:id="681904601">
          <w:marLeft w:val="640"/>
          <w:marRight w:val="0"/>
          <w:marTop w:val="0"/>
          <w:marBottom w:val="0"/>
          <w:divBdr>
            <w:top w:val="none" w:sz="0" w:space="0" w:color="auto"/>
            <w:left w:val="none" w:sz="0" w:space="0" w:color="auto"/>
            <w:bottom w:val="none" w:sz="0" w:space="0" w:color="auto"/>
            <w:right w:val="none" w:sz="0" w:space="0" w:color="auto"/>
          </w:divBdr>
        </w:div>
        <w:div w:id="1230729970">
          <w:marLeft w:val="640"/>
          <w:marRight w:val="0"/>
          <w:marTop w:val="0"/>
          <w:marBottom w:val="0"/>
          <w:divBdr>
            <w:top w:val="none" w:sz="0" w:space="0" w:color="auto"/>
            <w:left w:val="none" w:sz="0" w:space="0" w:color="auto"/>
            <w:bottom w:val="none" w:sz="0" w:space="0" w:color="auto"/>
            <w:right w:val="none" w:sz="0" w:space="0" w:color="auto"/>
          </w:divBdr>
        </w:div>
        <w:div w:id="1336499165">
          <w:marLeft w:val="640"/>
          <w:marRight w:val="0"/>
          <w:marTop w:val="0"/>
          <w:marBottom w:val="0"/>
          <w:divBdr>
            <w:top w:val="none" w:sz="0" w:space="0" w:color="auto"/>
            <w:left w:val="none" w:sz="0" w:space="0" w:color="auto"/>
            <w:bottom w:val="none" w:sz="0" w:space="0" w:color="auto"/>
            <w:right w:val="none" w:sz="0" w:space="0" w:color="auto"/>
          </w:divBdr>
        </w:div>
        <w:div w:id="1215890813">
          <w:marLeft w:val="640"/>
          <w:marRight w:val="0"/>
          <w:marTop w:val="0"/>
          <w:marBottom w:val="0"/>
          <w:divBdr>
            <w:top w:val="none" w:sz="0" w:space="0" w:color="auto"/>
            <w:left w:val="none" w:sz="0" w:space="0" w:color="auto"/>
            <w:bottom w:val="none" w:sz="0" w:space="0" w:color="auto"/>
            <w:right w:val="none" w:sz="0" w:space="0" w:color="auto"/>
          </w:divBdr>
        </w:div>
        <w:div w:id="576281685">
          <w:marLeft w:val="640"/>
          <w:marRight w:val="0"/>
          <w:marTop w:val="0"/>
          <w:marBottom w:val="0"/>
          <w:divBdr>
            <w:top w:val="none" w:sz="0" w:space="0" w:color="auto"/>
            <w:left w:val="none" w:sz="0" w:space="0" w:color="auto"/>
            <w:bottom w:val="none" w:sz="0" w:space="0" w:color="auto"/>
            <w:right w:val="none" w:sz="0" w:space="0" w:color="auto"/>
          </w:divBdr>
        </w:div>
        <w:div w:id="1173841546">
          <w:marLeft w:val="640"/>
          <w:marRight w:val="0"/>
          <w:marTop w:val="0"/>
          <w:marBottom w:val="0"/>
          <w:divBdr>
            <w:top w:val="none" w:sz="0" w:space="0" w:color="auto"/>
            <w:left w:val="none" w:sz="0" w:space="0" w:color="auto"/>
            <w:bottom w:val="none" w:sz="0" w:space="0" w:color="auto"/>
            <w:right w:val="none" w:sz="0" w:space="0" w:color="auto"/>
          </w:divBdr>
        </w:div>
        <w:div w:id="1804155198">
          <w:marLeft w:val="640"/>
          <w:marRight w:val="0"/>
          <w:marTop w:val="0"/>
          <w:marBottom w:val="0"/>
          <w:divBdr>
            <w:top w:val="none" w:sz="0" w:space="0" w:color="auto"/>
            <w:left w:val="none" w:sz="0" w:space="0" w:color="auto"/>
            <w:bottom w:val="none" w:sz="0" w:space="0" w:color="auto"/>
            <w:right w:val="none" w:sz="0" w:space="0" w:color="auto"/>
          </w:divBdr>
        </w:div>
        <w:div w:id="483664565">
          <w:marLeft w:val="640"/>
          <w:marRight w:val="0"/>
          <w:marTop w:val="0"/>
          <w:marBottom w:val="0"/>
          <w:divBdr>
            <w:top w:val="none" w:sz="0" w:space="0" w:color="auto"/>
            <w:left w:val="none" w:sz="0" w:space="0" w:color="auto"/>
            <w:bottom w:val="none" w:sz="0" w:space="0" w:color="auto"/>
            <w:right w:val="none" w:sz="0" w:space="0" w:color="auto"/>
          </w:divBdr>
        </w:div>
        <w:div w:id="152725465">
          <w:marLeft w:val="640"/>
          <w:marRight w:val="0"/>
          <w:marTop w:val="0"/>
          <w:marBottom w:val="0"/>
          <w:divBdr>
            <w:top w:val="none" w:sz="0" w:space="0" w:color="auto"/>
            <w:left w:val="none" w:sz="0" w:space="0" w:color="auto"/>
            <w:bottom w:val="none" w:sz="0" w:space="0" w:color="auto"/>
            <w:right w:val="none" w:sz="0" w:space="0" w:color="auto"/>
          </w:divBdr>
        </w:div>
        <w:div w:id="117768954">
          <w:marLeft w:val="640"/>
          <w:marRight w:val="0"/>
          <w:marTop w:val="0"/>
          <w:marBottom w:val="0"/>
          <w:divBdr>
            <w:top w:val="none" w:sz="0" w:space="0" w:color="auto"/>
            <w:left w:val="none" w:sz="0" w:space="0" w:color="auto"/>
            <w:bottom w:val="none" w:sz="0" w:space="0" w:color="auto"/>
            <w:right w:val="none" w:sz="0" w:space="0" w:color="auto"/>
          </w:divBdr>
        </w:div>
        <w:div w:id="1152255612">
          <w:marLeft w:val="640"/>
          <w:marRight w:val="0"/>
          <w:marTop w:val="0"/>
          <w:marBottom w:val="0"/>
          <w:divBdr>
            <w:top w:val="none" w:sz="0" w:space="0" w:color="auto"/>
            <w:left w:val="none" w:sz="0" w:space="0" w:color="auto"/>
            <w:bottom w:val="none" w:sz="0" w:space="0" w:color="auto"/>
            <w:right w:val="none" w:sz="0" w:space="0" w:color="auto"/>
          </w:divBdr>
        </w:div>
        <w:div w:id="1443912950">
          <w:marLeft w:val="640"/>
          <w:marRight w:val="0"/>
          <w:marTop w:val="0"/>
          <w:marBottom w:val="0"/>
          <w:divBdr>
            <w:top w:val="none" w:sz="0" w:space="0" w:color="auto"/>
            <w:left w:val="none" w:sz="0" w:space="0" w:color="auto"/>
            <w:bottom w:val="none" w:sz="0" w:space="0" w:color="auto"/>
            <w:right w:val="none" w:sz="0" w:space="0" w:color="auto"/>
          </w:divBdr>
        </w:div>
        <w:div w:id="1849516146">
          <w:marLeft w:val="640"/>
          <w:marRight w:val="0"/>
          <w:marTop w:val="0"/>
          <w:marBottom w:val="0"/>
          <w:divBdr>
            <w:top w:val="none" w:sz="0" w:space="0" w:color="auto"/>
            <w:left w:val="none" w:sz="0" w:space="0" w:color="auto"/>
            <w:bottom w:val="none" w:sz="0" w:space="0" w:color="auto"/>
            <w:right w:val="none" w:sz="0" w:space="0" w:color="auto"/>
          </w:divBdr>
        </w:div>
        <w:div w:id="205727543">
          <w:marLeft w:val="640"/>
          <w:marRight w:val="0"/>
          <w:marTop w:val="0"/>
          <w:marBottom w:val="0"/>
          <w:divBdr>
            <w:top w:val="none" w:sz="0" w:space="0" w:color="auto"/>
            <w:left w:val="none" w:sz="0" w:space="0" w:color="auto"/>
            <w:bottom w:val="none" w:sz="0" w:space="0" w:color="auto"/>
            <w:right w:val="none" w:sz="0" w:space="0" w:color="auto"/>
          </w:divBdr>
        </w:div>
        <w:div w:id="120460708">
          <w:marLeft w:val="640"/>
          <w:marRight w:val="0"/>
          <w:marTop w:val="0"/>
          <w:marBottom w:val="0"/>
          <w:divBdr>
            <w:top w:val="none" w:sz="0" w:space="0" w:color="auto"/>
            <w:left w:val="none" w:sz="0" w:space="0" w:color="auto"/>
            <w:bottom w:val="none" w:sz="0" w:space="0" w:color="auto"/>
            <w:right w:val="none" w:sz="0" w:space="0" w:color="auto"/>
          </w:divBdr>
        </w:div>
      </w:divsChild>
    </w:div>
    <w:div w:id="1345857400">
      <w:bodyDiv w:val="1"/>
      <w:marLeft w:val="0"/>
      <w:marRight w:val="0"/>
      <w:marTop w:val="0"/>
      <w:marBottom w:val="0"/>
      <w:divBdr>
        <w:top w:val="none" w:sz="0" w:space="0" w:color="auto"/>
        <w:left w:val="none" w:sz="0" w:space="0" w:color="auto"/>
        <w:bottom w:val="none" w:sz="0" w:space="0" w:color="auto"/>
        <w:right w:val="none" w:sz="0" w:space="0" w:color="auto"/>
      </w:divBdr>
    </w:div>
    <w:div w:id="1533374842">
      <w:bodyDiv w:val="1"/>
      <w:marLeft w:val="0"/>
      <w:marRight w:val="0"/>
      <w:marTop w:val="0"/>
      <w:marBottom w:val="0"/>
      <w:divBdr>
        <w:top w:val="none" w:sz="0" w:space="0" w:color="auto"/>
        <w:left w:val="none" w:sz="0" w:space="0" w:color="auto"/>
        <w:bottom w:val="none" w:sz="0" w:space="0" w:color="auto"/>
        <w:right w:val="none" w:sz="0" w:space="0" w:color="auto"/>
      </w:divBdr>
    </w:div>
    <w:div w:id="1586645803">
      <w:bodyDiv w:val="1"/>
      <w:marLeft w:val="0"/>
      <w:marRight w:val="0"/>
      <w:marTop w:val="0"/>
      <w:marBottom w:val="0"/>
      <w:divBdr>
        <w:top w:val="none" w:sz="0" w:space="0" w:color="auto"/>
        <w:left w:val="none" w:sz="0" w:space="0" w:color="auto"/>
        <w:bottom w:val="none" w:sz="0" w:space="0" w:color="auto"/>
        <w:right w:val="none" w:sz="0" w:space="0" w:color="auto"/>
      </w:divBdr>
    </w:div>
    <w:div w:id="1662808344">
      <w:bodyDiv w:val="1"/>
      <w:marLeft w:val="0"/>
      <w:marRight w:val="0"/>
      <w:marTop w:val="0"/>
      <w:marBottom w:val="0"/>
      <w:divBdr>
        <w:top w:val="none" w:sz="0" w:space="0" w:color="auto"/>
        <w:left w:val="none" w:sz="0" w:space="0" w:color="auto"/>
        <w:bottom w:val="none" w:sz="0" w:space="0" w:color="auto"/>
        <w:right w:val="none" w:sz="0" w:space="0" w:color="auto"/>
      </w:divBdr>
      <w:divsChild>
        <w:div w:id="1419205582">
          <w:marLeft w:val="640"/>
          <w:marRight w:val="0"/>
          <w:marTop w:val="0"/>
          <w:marBottom w:val="0"/>
          <w:divBdr>
            <w:top w:val="none" w:sz="0" w:space="0" w:color="auto"/>
            <w:left w:val="none" w:sz="0" w:space="0" w:color="auto"/>
            <w:bottom w:val="none" w:sz="0" w:space="0" w:color="auto"/>
            <w:right w:val="none" w:sz="0" w:space="0" w:color="auto"/>
          </w:divBdr>
        </w:div>
        <w:div w:id="2138798230">
          <w:marLeft w:val="640"/>
          <w:marRight w:val="0"/>
          <w:marTop w:val="0"/>
          <w:marBottom w:val="0"/>
          <w:divBdr>
            <w:top w:val="none" w:sz="0" w:space="0" w:color="auto"/>
            <w:left w:val="none" w:sz="0" w:space="0" w:color="auto"/>
            <w:bottom w:val="none" w:sz="0" w:space="0" w:color="auto"/>
            <w:right w:val="none" w:sz="0" w:space="0" w:color="auto"/>
          </w:divBdr>
        </w:div>
        <w:div w:id="778183943">
          <w:marLeft w:val="640"/>
          <w:marRight w:val="0"/>
          <w:marTop w:val="0"/>
          <w:marBottom w:val="0"/>
          <w:divBdr>
            <w:top w:val="none" w:sz="0" w:space="0" w:color="auto"/>
            <w:left w:val="none" w:sz="0" w:space="0" w:color="auto"/>
            <w:bottom w:val="none" w:sz="0" w:space="0" w:color="auto"/>
            <w:right w:val="none" w:sz="0" w:space="0" w:color="auto"/>
          </w:divBdr>
        </w:div>
        <w:div w:id="501164100">
          <w:marLeft w:val="640"/>
          <w:marRight w:val="0"/>
          <w:marTop w:val="0"/>
          <w:marBottom w:val="0"/>
          <w:divBdr>
            <w:top w:val="none" w:sz="0" w:space="0" w:color="auto"/>
            <w:left w:val="none" w:sz="0" w:space="0" w:color="auto"/>
            <w:bottom w:val="none" w:sz="0" w:space="0" w:color="auto"/>
            <w:right w:val="none" w:sz="0" w:space="0" w:color="auto"/>
          </w:divBdr>
        </w:div>
        <w:div w:id="1427188730">
          <w:marLeft w:val="640"/>
          <w:marRight w:val="0"/>
          <w:marTop w:val="0"/>
          <w:marBottom w:val="0"/>
          <w:divBdr>
            <w:top w:val="none" w:sz="0" w:space="0" w:color="auto"/>
            <w:left w:val="none" w:sz="0" w:space="0" w:color="auto"/>
            <w:bottom w:val="none" w:sz="0" w:space="0" w:color="auto"/>
            <w:right w:val="none" w:sz="0" w:space="0" w:color="auto"/>
          </w:divBdr>
        </w:div>
        <w:div w:id="945387539">
          <w:marLeft w:val="640"/>
          <w:marRight w:val="0"/>
          <w:marTop w:val="0"/>
          <w:marBottom w:val="0"/>
          <w:divBdr>
            <w:top w:val="none" w:sz="0" w:space="0" w:color="auto"/>
            <w:left w:val="none" w:sz="0" w:space="0" w:color="auto"/>
            <w:bottom w:val="none" w:sz="0" w:space="0" w:color="auto"/>
            <w:right w:val="none" w:sz="0" w:space="0" w:color="auto"/>
          </w:divBdr>
        </w:div>
        <w:div w:id="736047789">
          <w:marLeft w:val="640"/>
          <w:marRight w:val="0"/>
          <w:marTop w:val="0"/>
          <w:marBottom w:val="0"/>
          <w:divBdr>
            <w:top w:val="none" w:sz="0" w:space="0" w:color="auto"/>
            <w:left w:val="none" w:sz="0" w:space="0" w:color="auto"/>
            <w:bottom w:val="none" w:sz="0" w:space="0" w:color="auto"/>
            <w:right w:val="none" w:sz="0" w:space="0" w:color="auto"/>
          </w:divBdr>
        </w:div>
        <w:div w:id="527107981">
          <w:marLeft w:val="640"/>
          <w:marRight w:val="0"/>
          <w:marTop w:val="0"/>
          <w:marBottom w:val="0"/>
          <w:divBdr>
            <w:top w:val="none" w:sz="0" w:space="0" w:color="auto"/>
            <w:left w:val="none" w:sz="0" w:space="0" w:color="auto"/>
            <w:bottom w:val="none" w:sz="0" w:space="0" w:color="auto"/>
            <w:right w:val="none" w:sz="0" w:space="0" w:color="auto"/>
          </w:divBdr>
        </w:div>
        <w:div w:id="1165971248">
          <w:marLeft w:val="640"/>
          <w:marRight w:val="0"/>
          <w:marTop w:val="0"/>
          <w:marBottom w:val="0"/>
          <w:divBdr>
            <w:top w:val="none" w:sz="0" w:space="0" w:color="auto"/>
            <w:left w:val="none" w:sz="0" w:space="0" w:color="auto"/>
            <w:bottom w:val="none" w:sz="0" w:space="0" w:color="auto"/>
            <w:right w:val="none" w:sz="0" w:space="0" w:color="auto"/>
          </w:divBdr>
        </w:div>
        <w:div w:id="378165815">
          <w:marLeft w:val="640"/>
          <w:marRight w:val="0"/>
          <w:marTop w:val="0"/>
          <w:marBottom w:val="0"/>
          <w:divBdr>
            <w:top w:val="none" w:sz="0" w:space="0" w:color="auto"/>
            <w:left w:val="none" w:sz="0" w:space="0" w:color="auto"/>
            <w:bottom w:val="none" w:sz="0" w:space="0" w:color="auto"/>
            <w:right w:val="none" w:sz="0" w:space="0" w:color="auto"/>
          </w:divBdr>
        </w:div>
        <w:div w:id="367340771">
          <w:marLeft w:val="640"/>
          <w:marRight w:val="0"/>
          <w:marTop w:val="0"/>
          <w:marBottom w:val="0"/>
          <w:divBdr>
            <w:top w:val="none" w:sz="0" w:space="0" w:color="auto"/>
            <w:left w:val="none" w:sz="0" w:space="0" w:color="auto"/>
            <w:bottom w:val="none" w:sz="0" w:space="0" w:color="auto"/>
            <w:right w:val="none" w:sz="0" w:space="0" w:color="auto"/>
          </w:divBdr>
        </w:div>
        <w:div w:id="185678821">
          <w:marLeft w:val="640"/>
          <w:marRight w:val="0"/>
          <w:marTop w:val="0"/>
          <w:marBottom w:val="0"/>
          <w:divBdr>
            <w:top w:val="none" w:sz="0" w:space="0" w:color="auto"/>
            <w:left w:val="none" w:sz="0" w:space="0" w:color="auto"/>
            <w:bottom w:val="none" w:sz="0" w:space="0" w:color="auto"/>
            <w:right w:val="none" w:sz="0" w:space="0" w:color="auto"/>
          </w:divBdr>
        </w:div>
        <w:div w:id="1485271089">
          <w:marLeft w:val="640"/>
          <w:marRight w:val="0"/>
          <w:marTop w:val="0"/>
          <w:marBottom w:val="0"/>
          <w:divBdr>
            <w:top w:val="none" w:sz="0" w:space="0" w:color="auto"/>
            <w:left w:val="none" w:sz="0" w:space="0" w:color="auto"/>
            <w:bottom w:val="none" w:sz="0" w:space="0" w:color="auto"/>
            <w:right w:val="none" w:sz="0" w:space="0" w:color="auto"/>
          </w:divBdr>
        </w:div>
        <w:div w:id="919674423">
          <w:marLeft w:val="640"/>
          <w:marRight w:val="0"/>
          <w:marTop w:val="0"/>
          <w:marBottom w:val="0"/>
          <w:divBdr>
            <w:top w:val="none" w:sz="0" w:space="0" w:color="auto"/>
            <w:left w:val="none" w:sz="0" w:space="0" w:color="auto"/>
            <w:bottom w:val="none" w:sz="0" w:space="0" w:color="auto"/>
            <w:right w:val="none" w:sz="0" w:space="0" w:color="auto"/>
          </w:divBdr>
        </w:div>
        <w:div w:id="935748859">
          <w:marLeft w:val="640"/>
          <w:marRight w:val="0"/>
          <w:marTop w:val="0"/>
          <w:marBottom w:val="0"/>
          <w:divBdr>
            <w:top w:val="none" w:sz="0" w:space="0" w:color="auto"/>
            <w:left w:val="none" w:sz="0" w:space="0" w:color="auto"/>
            <w:bottom w:val="none" w:sz="0" w:space="0" w:color="auto"/>
            <w:right w:val="none" w:sz="0" w:space="0" w:color="auto"/>
          </w:divBdr>
        </w:div>
        <w:div w:id="245461414">
          <w:marLeft w:val="640"/>
          <w:marRight w:val="0"/>
          <w:marTop w:val="0"/>
          <w:marBottom w:val="0"/>
          <w:divBdr>
            <w:top w:val="none" w:sz="0" w:space="0" w:color="auto"/>
            <w:left w:val="none" w:sz="0" w:space="0" w:color="auto"/>
            <w:bottom w:val="none" w:sz="0" w:space="0" w:color="auto"/>
            <w:right w:val="none" w:sz="0" w:space="0" w:color="auto"/>
          </w:divBdr>
        </w:div>
        <w:div w:id="145367041">
          <w:marLeft w:val="640"/>
          <w:marRight w:val="0"/>
          <w:marTop w:val="0"/>
          <w:marBottom w:val="0"/>
          <w:divBdr>
            <w:top w:val="none" w:sz="0" w:space="0" w:color="auto"/>
            <w:left w:val="none" w:sz="0" w:space="0" w:color="auto"/>
            <w:bottom w:val="none" w:sz="0" w:space="0" w:color="auto"/>
            <w:right w:val="none" w:sz="0" w:space="0" w:color="auto"/>
          </w:divBdr>
        </w:div>
        <w:div w:id="1184709200">
          <w:marLeft w:val="640"/>
          <w:marRight w:val="0"/>
          <w:marTop w:val="0"/>
          <w:marBottom w:val="0"/>
          <w:divBdr>
            <w:top w:val="none" w:sz="0" w:space="0" w:color="auto"/>
            <w:left w:val="none" w:sz="0" w:space="0" w:color="auto"/>
            <w:bottom w:val="none" w:sz="0" w:space="0" w:color="auto"/>
            <w:right w:val="none" w:sz="0" w:space="0" w:color="auto"/>
          </w:divBdr>
        </w:div>
        <w:div w:id="636958638">
          <w:marLeft w:val="640"/>
          <w:marRight w:val="0"/>
          <w:marTop w:val="0"/>
          <w:marBottom w:val="0"/>
          <w:divBdr>
            <w:top w:val="none" w:sz="0" w:space="0" w:color="auto"/>
            <w:left w:val="none" w:sz="0" w:space="0" w:color="auto"/>
            <w:bottom w:val="none" w:sz="0" w:space="0" w:color="auto"/>
            <w:right w:val="none" w:sz="0" w:space="0" w:color="auto"/>
          </w:divBdr>
        </w:div>
        <w:div w:id="499081905">
          <w:marLeft w:val="640"/>
          <w:marRight w:val="0"/>
          <w:marTop w:val="0"/>
          <w:marBottom w:val="0"/>
          <w:divBdr>
            <w:top w:val="none" w:sz="0" w:space="0" w:color="auto"/>
            <w:left w:val="none" w:sz="0" w:space="0" w:color="auto"/>
            <w:bottom w:val="none" w:sz="0" w:space="0" w:color="auto"/>
            <w:right w:val="none" w:sz="0" w:space="0" w:color="auto"/>
          </w:divBdr>
        </w:div>
        <w:div w:id="1038160204">
          <w:marLeft w:val="640"/>
          <w:marRight w:val="0"/>
          <w:marTop w:val="0"/>
          <w:marBottom w:val="0"/>
          <w:divBdr>
            <w:top w:val="none" w:sz="0" w:space="0" w:color="auto"/>
            <w:left w:val="none" w:sz="0" w:space="0" w:color="auto"/>
            <w:bottom w:val="none" w:sz="0" w:space="0" w:color="auto"/>
            <w:right w:val="none" w:sz="0" w:space="0" w:color="auto"/>
          </w:divBdr>
        </w:div>
        <w:div w:id="282813064">
          <w:marLeft w:val="640"/>
          <w:marRight w:val="0"/>
          <w:marTop w:val="0"/>
          <w:marBottom w:val="0"/>
          <w:divBdr>
            <w:top w:val="none" w:sz="0" w:space="0" w:color="auto"/>
            <w:left w:val="none" w:sz="0" w:space="0" w:color="auto"/>
            <w:bottom w:val="none" w:sz="0" w:space="0" w:color="auto"/>
            <w:right w:val="none" w:sz="0" w:space="0" w:color="auto"/>
          </w:divBdr>
        </w:div>
        <w:div w:id="255553058">
          <w:marLeft w:val="640"/>
          <w:marRight w:val="0"/>
          <w:marTop w:val="0"/>
          <w:marBottom w:val="0"/>
          <w:divBdr>
            <w:top w:val="none" w:sz="0" w:space="0" w:color="auto"/>
            <w:left w:val="none" w:sz="0" w:space="0" w:color="auto"/>
            <w:bottom w:val="none" w:sz="0" w:space="0" w:color="auto"/>
            <w:right w:val="none" w:sz="0" w:space="0" w:color="auto"/>
          </w:divBdr>
        </w:div>
        <w:div w:id="816919827">
          <w:marLeft w:val="640"/>
          <w:marRight w:val="0"/>
          <w:marTop w:val="0"/>
          <w:marBottom w:val="0"/>
          <w:divBdr>
            <w:top w:val="none" w:sz="0" w:space="0" w:color="auto"/>
            <w:left w:val="none" w:sz="0" w:space="0" w:color="auto"/>
            <w:bottom w:val="none" w:sz="0" w:space="0" w:color="auto"/>
            <w:right w:val="none" w:sz="0" w:space="0" w:color="auto"/>
          </w:divBdr>
        </w:div>
        <w:div w:id="839468372">
          <w:marLeft w:val="640"/>
          <w:marRight w:val="0"/>
          <w:marTop w:val="0"/>
          <w:marBottom w:val="0"/>
          <w:divBdr>
            <w:top w:val="none" w:sz="0" w:space="0" w:color="auto"/>
            <w:left w:val="none" w:sz="0" w:space="0" w:color="auto"/>
            <w:bottom w:val="none" w:sz="0" w:space="0" w:color="auto"/>
            <w:right w:val="none" w:sz="0" w:space="0" w:color="auto"/>
          </w:divBdr>
        </w:div>
        <w:div w:id="1310675433">
          <w:marLeft w:val="640"/>
          <w:marRight w:val="0"/>
          <w:marTop w:val="0"/>
          <w:marBottom w:val="0"/>
          <w:divBdr>
            <w:top w:val="none" w:sz="0" w:space="0" w:color="auto"/>
            <w:left w:val="none" w:sz="0" w:space="0" w:color="auto"/>
            <w:bottom w:val="none" w:sz="0" w:space="0" w:color="auto"/>
            <w:right w:val="none" w:sz="0" w:space="0" w:color="auto"/>
          </w:divBdr>
        </w:div>
        <w:div w:id="2125226881">
          <w:marLeft w:val="640"/>
          <w:marRight w:val="0"/>
          <w:marTop w:val="0"/>
          <w:marBottom w:val="0"/>
          <w:divBdr>
            <w:top w:val="none" w:sz="0" w:space="0" w:color="auto"/>
            <w:left w:val="none" w:sz="0" w:space="0" w:color="auto"/>
            <w:bottom w:val="none" w:sz="0" w:space="0" w:color="auto"/>
            <w:right w:val="none" w:sz="0" w:space="0" w:color="auto"/>
          </w:divBdr>
        </w:div>
        <w:div w:id="2137217118">
          <w:marLeft w:val="640"/>
          <w:marRight w:val="0"/>
          <w:marTop w:val="0"/>
          <w:marBottom w:val="0"/>
          <w:divBdr>
            <w:top w:val="none" w:sz="0" w:space="0" w:color="auto"/>
            <w:left w:val="none" w:sz="0" w:space="0" w:color="auto"/>
            <w:bottom w:val="none" w:sz="0" w:space="0" w:color="auto"/>
            <w:right w:val="none" w:sz="0" w:space="0" w:color="auto"/>
          </w:divBdr>
        </w:div>
        <w:div w:id="965937343">
          <w:marLeft w:val="640"/>
          <w:marRight w:val="0"/>
          <w:marTop w:val="0"/>
          <w:marBottom w:val="0"/>
          <w:divBdr>
            <w:top w:val="none" w:sz="0" w:space="0" w:color="auto"/>
            <w:left w:val="none" w:sz="0" w:space="0" w:color="auto"/>
            <w:bottom w:val="none" w:sz="0" w:space="0" w:color="auto"/>
            <w:right w:val="none" w:sz="0" w:space="0" w:color="auto"/>
          </w:divBdr>
        </w:div>
        <w:div w:id="592398818">
          <w:marLeft w:val="640"/>
          <w:marRight w:val="0"/>
          <w:marTop w:val="0"/>
          <w:marBottom w:val="0"/>
          <w:divBdr>
            <w:top w:val="none" w:sz="0" w:space="0" w:color="auto"/>
            <w:left w:val="none" w:sz="0" w:space="0" w:color="auto"/>
            <w:bottom w:val="none" w:sz="0" w:space="0" w:color="auto"/>
            <w:right w:val="none" w:sz="0" w:space="0" w:color="auto"/>
          </w:divBdr>
        </w:div>
        <w:div w:id="2100515903">
          <w:marLeft w:val="640"/>
          <w:marRight w:val="0"/>
          <w:marTop w:val="0"/>
          <w:marBottom w:val="0"/>
          <w:divBdr>
            <w:top w:val="none" w:sz="0" w:space="0" w:color="auto"/>
            <w:left w:val="none" w:sz="0" w:space="0" w:color="auto"/>
            <w:bottom w:val="none" w:sz="0" w:space="0" w:color="auto"/>
            <w:right w:val="none" w:sz="0" w:space="0" w:color="auto"/>
          </w:divBdr>
        </w:div>
        <w:div w:id="454712404">
          <w:marLeft w:val="640"/>
          <w:marRight w:val="0"/>
          <w:marTop w:val="0"/>
          <w:marBottom w:val="0"/>
          <w:divBdr>
            <w:top w:val="none" w:sz="0" w:space="0" w:color="auto"/>
            <w:left w:val="none" w:sz="0" w:space="0" w:color="auto"/>
            <w:bottom w:val="none" w:sz="0" w:space="0" w:color="auto"/>
            <w:right w:val="none" w:sz="0" w:space="0" w:color="auto"/>
          </w:divBdr>
        </w:div>
        <w:div w:id="586697048">
          <w:marLeft w:val="640"/>
          <w:marRight w:val="0"/>
          <w:marTop w:val="0"/>
          <w:marBottom w:val="0"/>
          <w:divBdr>
            <w:top w:val="none" w:sz="0" w:space="0" w:color="auto"/>
            <w:left w:val="none" w:sz="0" w:space="0" w:color="auto"/>
            <w:bottom w:val="none" w:sz="0" w:space="0" w:color="auto"/>
            <w:right w:val="none" w:sz="0" w:space="0" w:color="auto"/>
          </w:divBdr>
        </w:div>
        <w:div w:id="1608079002">
          <w:marLeft w:val="640"/>
          <w:marRight w:val="0"/>
          <w:marTop w:val="0"/>
          <w:marBottom w:val="0"/>
          <w:divBdr>
            <w:top w:val="none" w:sz="0" w:space="0" w:color="auto"/>
            <w:left w:val="none" w:sz="0" w:space="0" w:color="auto"/>
            <w:bottom w:val="none" w:sz="0" w:space="0" w:color="auto"/>
            <w:right w:val="none" w:sz="0" w:space="0" w:color="auto"/>
          </w:divBdr>
        </w:div>
        <w:div w:id="1862667409">
          <w:marLeft w:val="640"/>
          <w:marRight w:val="0"/>
          <w:marTop w:val="0"/>
          <w:marBottom w:val="0"/>
          <w:divBdr>
            <w:top w:val="none" w:sz="0" w:space="0" w:color="auto"/>
            <w:left w:val="none" w:sz="0" w:space="0" w:color="auto"/>
            <w:bottom w:val="none" w:sz="0" w:space="0" w:color="auto"/>
            <w:right w:val="none" w:sz="0" w:space="0" w:color="auto"/>
          </w:divBdr>
        </w:div>
        <w:div w:id="536089703">
          <w:marLeft w:val="640"/>
          <w:marRight w:val="0"/>
          <w:marTop w:val="0"/>
          <w:marBottom w:val="0"/>
          <w:divBdr>
            <w:top w:val="none" w:sz="0" w:space="0" w:color="auto"/>
            <w:left w:val="none" w:sz="0" w:space="0" w:color="auto"/>
            <w:bottom w:val="none" w:sz="0" w:space="0" w:color="auto"/>
            <w:right w:val="none" w:sz="0" w:space="0" w:color="auto"/>
          </w:divBdr>
        </w:div>
        <w:div w:id="798378460">
          <w:marLeft w:val="640"/>
          <w:marRight w:val="0"/>
          <w:marTop w:val="0"/>
          <w:marBottom w:val="0"/>
          <w:divBdr>
            <w:top w:val="none" w:sz="0" w:space="0" w:color="auto"/>
            <w:left w:val="none" w:sz="0" w:space="0" w:color="auto"/>
            <w:bottom w:val="none" w:sz="0" w:space="0" w:color="auto"/>
            <w:right w:val="none" w:sz="0" w:space="0" w:color="auto"/>
          </w:divBdr>
        </w:div>
        <w:div w:id="133763358">
          <w:marLeft w:val="640"/>
          <w:marRight w:val="0"/>
          <w:marTop w:val="0"/>
          <w:marBottom w:val="0"/>
          <w:divBdr>
            <w:top w:val="none" w:sz="0" w:space="0" w:color="auto"/>
            <w:left w:val="none" w:sz="0" w:space="0" w:color="auto"/>
            <w:bottom w:val="none" w:sz="0" w:space="0" w:color="auto"/>
            <w:right w:val="none" w:sz="0" w:space="0" w:color="auto"/>
          </w:divBdr>
        </w:div>
        <w:div w:id="928079447">
          <w:marLeft w:val="640"/>
          <w:marRight w:val="0"/>
          <w:marTop w:val="0"/>
          <w:marBottom w:val="0"/>
          <w:divBdr>
            <w:top w:val="none" w:sz="0" w:space="0" w:color="auto"/>
            <w:left w:val="none" w:sz="0" w:space="0" w:color="auto"/>
            <w:bottom w:val="none" w:sz="0" w:space="0" w:color="auto"/>
            <w:right w:val="none" w:sz="0" w:space="0" w:color="auto"/>
          </w:divBdr>
        </w:div>
      </w:divsChild>
    </w:div>
    <w:div w:id="1778332800">
      <w:bodyDiv w:val="1"/>
      <w:marLeft w:val="0"/>
      <w:marRight w:val="0"/>
      <w:marTop w:val="0"/>
      <w:marBottom w:val="0"/>
      <w:divBdr>
        <w:top w:val="none" w:sz="0" w:space="0" w:color="auto"/>
        <w:left w:val="none" w:sz="0" w:space="0" w:color="auto"/>
        <w:bottom w:val="none" w:sz="0" w:space="0" w:color="auto"/>
        <w:right w:val="none" w:sz="0" w:space="0" w:color="auto"/>
      </w:divBdr>
    </w:div>
    <w:div w:id="19483495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jpe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frapaw@upvnet.upv.es" TargetMode="Externa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eader" Target="header3.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D079B08-A983-4F5E-93F7-75E9EDA939EF}">
  <we:reference id="wa104382081" version="1.46.0.0" store="es-ES" storeType="OMEX"/>
  <we:alternateReferences>
    <we:reference id="WA104382081" version="1.46.0.0" store="" storeType="OMEX"/>
  </we:alternateReferences>
  <we:properties>
    <we:property name="MENDELEY_CITATIONS" value="[{&quot;citationID&quot;:&quot;MENDELEY_CITATION_a8d1d4ca-ef80-44fb-9c5e-d03dc26ddeeb&quot;,&quot;properties&quot;:{&quot;noteIndex&quot;:0},&quot;isEdited&quot;:false,&quot;manualOverride&quot;:{&quot;citeprocText&quot;:&quot;[1]&quot;,&quot;isManuallyOverridden&quot;:false,&quot;manualOverrideText&quot;:&quot;&quot;},&quot;citationTag&quot;:&quot;MENDELEY_CITATION_v3_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&quot;,&quot;citationItems&quot;:[{&quot;id&quot;:&quot;76b08540-3cde-5af6-8163-78c818bab4d4&quot;,&quot;itemData&quot;:{&quot;DOI&quot;:&quot;10.3390/polym11010066&quot;,&quot;ISSN&quot;:&quot;20734360&quot;,&quot;abstract&quot;:&quot;The compound of poly(lactic acid) (PLA) and cellulose was made by the emulsion-solvent evaporation technique in order to obtain spheres which are then compression molded to produce a biocomposite film. The effect of the dispersant (poly(vinyl alcohol)-PVA)/PLA ratio on the spheres yield was studied. Moreover, to evaluate the effect of cellulose particle size and surface chemistry on the process yield, unbleached eucalypt kraft pulp and microcrystalline cellulose (MCC), both unmodified and physically or chemically modified were used. PLA/cellulose spheres were characterized regarding its physical properties. It was found that the spheres yield is essentially determined by the PVA/PLA ratio and the percentage of cellulose incorporation is greatly affected by the surface chemistry of cellulose. Regarding the films, DSC runs showed a significant effect of the cellulose type incorporated into PLA matrix on the cold crystallization temperature and on the degree of crystallinity of the biocomposite films. The measurement of tensile properties of the biocomposite films revealed that the strength, elongation at break and toughness (tensile energy absorption at break) of the films incorporating unmodified and chemically modified MCC were substantially improved.&quot;,&quot;author&quot;:[{&quot;dropping-particle&quot;:&quot;&quot;,&quot;family&quot;:&quot;Sousa&quot;,&quot;given&quot;:&quot;Sónia&quot;,&quot;non-dropping-particle&quot;:&quot;&quot;,&quot;parse-names&quot;:false,&quot;suffix&quot;:&quot;&quot;},{&quot;dropping-particle&quot;:&quot;&quot;,&quot;family&quot;:&quot;Costa&quot;,&quot;given&quot;:&quot;Ana&quot;,&quot;non-dropping-particle&quot;:&quot;&quot;,&quot;parse-names&quot;:false,&quot;suffix&quot;:&quot;&quot;},{&quot;dropping-particle&quot;:&quot;&quot;,&quot;family&quot;:&quot;Silva&quot;,&quot;given&quot;:&quot;Abílio&quot;,&quot;non-dropping-particle&quot;:&quot;&quot;,&quot;parse-names&quot;:false,&quot;suffix&quot;:&quot;&quot;},{&quot;dropping-particle&quot;:&quot;&quot;,&quot;family&quot;:&quot;Simões&quot;,&quot;given&quot;:&quot;Rogério&quot;,&quot;non-dropping-particle&quot;:&quot;&quot;,&quot;parse-names&quot;:false,&quot;suffix&quot;:&quot;&quot;}],&quot;container-title&quot;:&quot;Polymers&quot;,&quot;id&quot;:&quot;76b08540-3cde-5af6-8163-78c818bab4d4&quot;,&quot;issue&quot;:&quot;1&quot;,&quot;issued&quot;:{&quot;date-parts&quot;:[[&quot;2019&quot;]]},&quot;page&quot;:&quot;1-19&quot;,&quot;title&quot;:&quot;Poly(lactic acid)/Cellulose films produced from composite spheres prepared by emulsion-solvent evaporation method&quot;,&quot;type&quot;:&quot;article-journal&quot;,&quot;volume&quot;:&quot;11&quot;,&quot;container-title-short&quot;:&quot;Polymers (Basel)&quot;},&quot;uris&quot;:[&quot;http://www.mendeley.com/documents/?uuid=4783b91f-2dcf-43d1-8d31-d81c19afb53f&quot;],&quot;isTemporary&quot;:false,&quot;legacyDesktopId&quot;:&quot;4783b91f-2dcf-43d1-8d31-d81c19afb53f&quot;}]},{&quot;citationID&quot;:&quot;MENDELEY_CITATION_2c81ca58-1c6a-400e-8676-1726709d7a20&quot;,&quot;properties&quot;:{&quot;noteIndex&quot;:0},&quot;isEdited&quot;:false,&quot;manualOverride&quot;:{&quot;citeprocText&quot;:&quot;[2]–[4]&quot;,&quot;isManuallyOverridden&quot;:false,&quot;manualOverrideText&quot;:&quot;&quot;},&quot;citationTag&quot;:&quot;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&quot;,&quot;citationItems&quot;:[{&quot;id&quot;:&quot;16e35e4b-9085-5e1b-a183-4798f6d96cc8&quot;,&quot;itemData&quot;:{&quot;DOI&quot;:&quot;10.1016/j.carbpol.2011.08.046&quot;,&quot;ISSN&quot;:&quot;01448617&quot;,&quot;abstract&quot;:&quot;The aim of this work is to prepare starch/PVA composite films added nano-sized poly(methyl methacrylate-co-acrylamide) (PMMA-co-AAm) particles and to investigate the mechanical properties, water barrier properties, and soil burial degradation for the films. Composite films were prepared by using corn starch, polyvinyl alcohol (PVA), nano-sized PMMA-co-AAm particles, and additives, i.e., glycerol (GL), xylitol (XL), and citric acid (CA). Nano-sized PMMA-co-AAm particles were synthesized by emulsion polymerization. The results of the evaluation of properties for prepared films indicated that compared with films without PMMA-co-AAm particles, the mechanical properties and water resistance were improved up to 70-400% by the addition of nano-sized PMMA-co-AAm. In addition, the results of the soil burial biodegradation revealed that films added PMMA-co-AAm particles were degraded by about 45-65% after 165 days. © 2011 Elsevier Ltd. All Rights Reserved.&quot;,&quot;author&quot;:[{&quot;dropping-particle&quot;:&quot;Do&quot;,&quot;family&quot;:&quot;Yoon&quot;,&quot;given&quot;:&quot;Soon&quot;,&quot;non-dropping-particle&quot;:&quot;&quot;,&quot;parse-names&quot;:false,&quot;suffix&quot;:&quot;&quot;},{&quot;dropping-particle&quot;:&quot;&quot;,&quot;family&quot;:&quot;Park&quot;,&quot;given&quot;:&quot;Mi Hwa&quot;,&quot;non-dropping-particle&quot;:&quot;&quot;,&quot;parse-names&quot;:false,&quot;suffix&quot;:&quot;&quot;},{&quot;dropping-particle&quot;:&quot;&quot;,&quot;family&quot;:&quot;Byun&quot;,&quot;given&quot;:&quot;Hun Soo&quot;,&quot;non-dropping-particle&quot;:&quot;&quot;,&quot;parse-names&quot;:false,&quot;suffix&quot;:&quot;&quot;}],&quot;container-title&quot;:&quot;Carbohydrate Polymers&quot;,&quot;id&quot;:&quot;16e35e4b-9085-5e1b-a183-4798f6d96cc8&quot;,&quot;issue&quot;:&quot;1&quot;,&quot;issued&quot;:{&quot;date-parts&quot;:[[&quot;2012&quot;]]},&quot;page&quot;:&quot;676-686&quot;,&quot;publisher&quot;:&quot;Elsevier Ltd.&quot;,&quot;title&quot;:&quot;Mechanical and water barrier properties of starch/PVA composite films by adding nano-sized poly(methyl methacrylate-co-acrylamide) particles&quot;,&quot;type&quot;:&quot;article-journal&quot;,&quot;volume&quot;:&quot;87&quot;,&quot;container-title-short&quot;:&quot;Carbohydr Polym&quot;},&quot;uris&quot;:[&quot;http://www.mendeley.com/documents/?uuid=e1285c2f-994e-4191-a15c-2d5d9ffe6b88&quot;],&quot;isTemporary&quot;:false,&quot;legacyDesktopId&quot;:&quot;e1285c2f-994e-4191-a15c-2d5d9ffe6b88&quot;},{&quot;id&quot;:&quot;a7e8a569-806c-5f71-8c63-b1aeadfda9fd&quot;,&quot;itemData&quot;:{&quot;DOI&quot;:&quot;10.1016/j.carbpol.2011.01.030&quot;,&quot;ISSN&quot;:&quot;01448617&quot;,&quot;abstract&quot;:&quot;Recent environmental regulations, societal concerns and growing environmental understanding throughout the world have triggered renewed efforts in plastic industry to develop new products and processes compatible with our environment. This review outlines the new developments in thermoplastic starch, polyvinyl alcohol based blends and nanocomposites. These materials show a broad and versatile range of physical properties and other advantageous characteristics at acceptable cost and biodegradation rate and can be employed in a wide range of applications. To further improve their properties (such as mechanical properties, moisture sensitivity), some physical or chemical methods such as cross-linking, incorporation of new nanoparticles can be applied. With these new techniques, materials with a great variety of property profiles could be realized and they were even able to compete, both in price and in performance, with synthetic polymeric materials in different applications. © 2011 Elsevier Ltd. All rights reserved.&quot;,&quot;author&quot;:[{&quot;dropping-particle&quot;:&quot;&quot;,&quot;family&quot;:&quot;Tang&quot;,&quot;given&quot;:&quot;Xiaozhi&quot;,&quot;non-dropping-particle&quot;:&quot;&quot;,&quot;parse-names&quot;:false,&quot;suffix&quot;:&quot;&quot;},{&quot;dropping-particle&quot;:&quot;&quot;,&quot;family&quot;:&quot;Alavi&quot;,&quot;given&quot;:&quot;Sajid&quot;,&quot;non-dropping-particle&quot;:&quot;&quot;,&quot;parse-names&quot;:false,&quot;suffix&quot;:&quot;&quot;}],&quot;container-title&quot;:&quot;Carbohydrate Polymers&quot;,&quot;id&quot;:&quot;a7e8a569-806c-5f71-8c63-b1aeadfda9fd&quot;,&quot;issue&quot;:&quot;1&quot;,&quot;issued&quot;:{&quot;date-parts&quot;:[[&quot;2011&quot;]]},&quot;page&quot;:&quot;7-16&quot;,&quot;publisher&quot;:&quot;Elsevier Ltd.&quot;,&quot;title&quot;:&quot;Recent advances in starch, polyvinyl alcohol based polymer blends, nanocomposites and their biodegradability&quot;,&quot;type&quot;:&quot;article-journal&quot;,&quot;volume&quot;:&quot;85&quot;,&quot;container-title-short&quot;:&quot;Carbohydr Polym&quot;},&quot;uris&quot;:[&quot;http://www.mendeley.com/documents/?uuid=b15db3ef-127b-4ab9-9070-3d149a187eaf&quot;],&quot;isTemporary&quot;:false,&quot;legacyDesktopId&quot;:&quot;b15db3ef-127b-4ab9-9070-3d149a187eaf&quot;},{&quot;id&quot;:&quot;3a787277-23d1-5b79-930e-e38842387bb1&quot;,&quot;itemData&quot;:{&quot;DOI&quot;:&quot;10.1016/j.ijbiomac.2018.05.036&quot;,&quot;ISSN&quot;:&quot;18790003&quot;,&quot;abstract&quot;:&quot;Nanocomposite films containing cellulose nanocrystals (CNC), as the reinforcing phase, and poly(vinyl alcohol) (PVA)/starch (S) blend, as the matrix, were prepared by solution casting technique. For the preparation, 5, 10, 15 wt% CNC suspension were incorporated in blends containing 90 wt% PVA/10 wt% S, 75 wt% PVA/25 wt% S and 50 wt% PVA/50 wt% S. Structural evaluation was done by Fourier transform infrared spectrometry and X-ray diffraction, and the morphological aspects by atomic force microscopy. Infrared spectroscopy evidenced the presence of H-bond interactions between the PVA and S and between PVA/S blend and CNC, and also variation in the conformational rearrangement, while the X-ray diffraction showed that the crystallite size and the degree of crystallinity were strongly affected by blending of PVA with S and also by the incorporation of CNC in the nanocomposite films. The surface roughness of studied samples increased with the increasing of S and filler content.&quot;,&quot;author&quot;:[{&quot;dropping-particle&quot;:&quot;&quot;,&quot;family&quot;:&quot;Popescu&quot;,&quot;given&quot;:&quot;Maria Cristina&quot;,&quot;non-dropping-particle&quot;:&quot;&quot;,&quot;parse-names&quot;:false,&quot;suffix&quot;:&quot;&quot;},{&quot;dropping-particle&quot;:&quot;&quot;,&quot;family&quot;:&quot;Dogaru&quot;,&quot;given&quot;:&quot;Bianca Ioana&quot;,&quot;non-dropping-particle&quot;:&quot;&quot;,&quot;parse-names&quot;:false,&quot;suffix&quot;:&quot;&quot;},{&quot;dropping-particle&quot;:&quot;&quot;,&quot;family&quot;:&quot;Goanta&quot;,&quot;given&quot;:&quot;Mirela&quot;,&quot;non-dropping-particle&quot;:&quot;&quot;,&quot;parse-names&quot;:false,&quot;suffix&quot;:&quot;&quot;},{&quot;dropping-particle&quot;:&quot;&quot;,&quot;family&quot;:&quot;Timpu&quot;,&quot;given&quot;:&quot;Daniel&quot;,&quot;non-dropping-particle&quot;:&quot;&quot;,&quot;parse-names&quot;:false,&quot;suffix&quot;:&quot;&quot;}],&quot;container-title&quot;:&quot;International Journal of Biological Macromolecules&quot;,&quot;id&quot;:&quot;3a787277-23d1-5b79-930e-e38842387bb1&quot;,&quot;issued&quot;:{&quot;date-parts&quot;:[[&quot;2018&quot;]]},&quot;page&quot;:&quot;385-393&quot;,&quot;publisher&quot;:&quot;Elsevier B.V.&quot;,&quot;title&quot;:&quot;Structural and morphological evaluation of CNC reinforced PVA/Starch biodegradable films&quot;,&quot;type&quot;:&quot;article-journal&quot;,&quot;volume&quot;:&quot;116&quot;,&quot;container-title-short&quot;:&quot;Int J Biol Macromol&quot;},&quot;uris&quot;:[&quot;http://www.mendeley.com/documents/?uuid=e2ac6da5-ef4b-49d2-8927-bf2d58f6cfa5&quot;],&quot;isTemporary&quot;:false,&quot;legacyDesktopId&quot;:&quot;e2ac6da5-ef4b-49d2-8927-bf2d58f6cfa5&quot;}]},{&quot;citationID&quot;:&quot;MENDELEY_CITATION_64745d23-4411-44e9-a335-bbbed0c995f7&quot;,&quot;properties&quot;:{&quot;noteIndex&quot;:0},&quot;isEdited&quot;:false,&quot;manualOverride&quot;:{&quot;citeprocText&quot;:&quot;[5]&quot;,&quot;isManuallyOverridden&quot;:false,&quot;manualOverrideText&quot;:&quot;&quot;},&quot;citationTag&quot;:&quot;MENDELEY_CITATION_v3_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&quot;,&quot;citationItems&quot;:[{&quot;id&quot;:&quot;efa3100e-97f0-530f-9d0b-66b93345f273&quot;,&quot;itemData&quot;:{&quot;DOI&quot;:&quot;10.1016/j.ijbiomac.2016.12.067&quot;,&quot;ISSN&quot;:&quot;18790003&quot;,&quot;abstract&quot;:&quot;In this work, starch/polyvinyl alcohol (PVA) blend films with different compositions were prepared by melt processing. The effect of the composition and relative humidity (RH) on the structure and properties of the resulting blends were investigated. [sbnd]OH groups on starch and PVA formed hydrogen bonding interactions, which could improve the compatibility of the two components. With the increase of starch, the degree of crystallinity of PVA component decreased. The fracture surface of the blend films exhibited rough surface, suggesting the tough fracture. With the increase of starch, the water uptake at equilibrium decreased. With the increase of RH, the water uptake at equilibrium of the resulting blends increased. The tensile strength, elongation at break and Young's modulus decreased with increasing content of starch. However, at 50% starch content, the flexibility of the blend films was still high, with the elongation at break more than 1000% and tensile strength of 9 MPa, which was superior to the commonly LDPE package films. The tensile strength and Young's modulus decreased with the increase of RH, while the elongation at break was enhanced dramatically, indicating the improved flexibility. Therefore, these kinds of blend films exhibited wide application potentials as packaging materials.&quot;,&quot;author&quot;:[{&quot;dropping-particle&quot;:&quot;&quot;,&quot;family&quot;:&quot;Tian&quot;,&quot;given&quot;:&quot;Huafeng&quot;,&quot;non-dropping-particle&quot;:&quot;&quot;,&quot;parse-names&quot;:false,&quot;suffix&quot;:&quot;&quot;},{&quot;dropping-particle&quot;:&quot;&quot;,&quot;family&quot;:&quot;Yan&quot;,&quot;given&quot;:&quot;Jiaan&quot;,&quot;non-dropping-particle&quot;:&quot;&quot;,&quot;parse-names&quot;:false,&quot;suffix&quot;:&quot;&quot;},{&quot;dropping-particle&quot;:&quot;&quot;,&quot;family&quot;:&quot;Rajulu&quot;,&quot;given&quot;:&quot;A. Varada&quot;,&quot;non-dropping-particle&quot;:&quot;&quot;,&quot;parse-names&quot;:false,&quot;suffix&quot;:&quot;&quot;},{&quot;dropping-particle&quot;:&quot;&quot;,&quot;family&quot;:&quot;Xiang&quot;,&quot;given&quot;:&quot;Aimin&quot;,&quot;non-dropping-particle&quot;:&quot;&quot;,&quot;parse-names&quot;:false,&quot;suffix&quot;:&quot;&quot;},{&quot;dropping-particle&quot;:&quot;&quot;,&quot;family&quot;:&quot;Luo&quot;,&quot;given&quot;:&quot;Xiaogang&quot;,&quot;non-dropping-particle&quot;:&quot;&quot;,&quot;parse-names&quot;:false,&quot;suffix&quot;:&quot;&quot;}],&quot;container-title&quot;:&quot;International Journal of Biological Macromolecules&quot;,&quot;id&quot;:&quot;efa3100e-97f0-530f-9d0b-66b93345f273&quot;,&quot;issued&quot;:{&quot;date-parts&quot;:[[&quot;2017&quot;]]},&quot;page&quot;:&quot;518-523&quot;,&quot;publisher&quot;:&quot;Elsevier B.V.&quot;,&quot;title&quot;:&quot;Fabrication and properties of polyvinyl alcohol/starch blend films: Effect of composition and humidity&quot;,&quot;type&quot;:&quot;article-journal&quot;,&quot;volume&quot;:&quot;96&quot;,&quot;container-title-short&quot;:&quot;Int J Biol Macromol&quot;},&quot;uris&quot;:[&quot;http://www.mendeley.com/documents/?uuid=6503ca88-48f6-4d0b-8a22-3989f42c16af&quot;],&quot;isTemporary&quot;:false,&quot;legacyDesktopId&quot;:&quot;6503ca88-48f6-4d0b-8a22-3989f42c16af&quot;}]},{&quot;citationID&quot;:&quot;MENDELEY_CITATION_5edf84b2-14eb-454d-9c27-5bd0c97f8ad7&quot;,&quot;properties&quot;:{&quot;noteIndex&quot;:0},&quot;isEdited&quot;:false,&quot;manualOverride&quot;:{&quot;citeprocText&quot;:&quot;[1], [4], [6]&quot;,&quot;isManuallyOverridden&quot;:false,&quot;manualOverrideText&quot;:&quot;&quot;},&quot;citationTag&quot;:&quot;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&quot;,&quot;citationItems&quot;:[{&quot;id&quot;:&quot;2116c9af-efe5-5e52-8b70-eaff1053ad58&quot;,&quot;itemData&quot;:{&quot;DOI&quot;:&quot;10.3390/polym10080808&quot;,&quot;ISSN&quot;:&quot;20734360&quot;,&quot;abstract&quot;:&quot;Nano-biocomposites based on halloysite nanoclay and potato starch were elaborated by melt blending with different polyol plasticizers such as glycerol, sorbitol or a mixture of both. The effects of the type of plasticizer and clay content on potato starch/halloysite nano-biocomposites were studied. SEM analyses combined with ATR-FTIR results showed that a high content of sorbitol had a negative effect on the dispersion of the halloysite nanoclay in the starchy matrix. XRD results demonstrated that incorporation of halloysite nanoclay into glycerol-plasticized starch systems clearly led to the formation of a new crystalline structure. The addition of halloysite nanoclay improved the thermal stability and decreased the moisture absorption of the nano-biocomposites, whatever the type of plasticizer used. Halloysite addition led to more pronounced improvement in mechanical properties for glycerol plasticized system compared to nanocomposites based on sorbitol and glycerol/sorbitol systems with a 47% increase in tensile strength for glycerol-plasticized starch compared to 10.5% and 11% for sorbitol and glycerol/sorbitol systems, respectively. The use of a mixture of polyols was found to be a promising way to optimize the mechanical properties of these starch-based nanocomposites.&quot;,&quot;author&quot;:[{&quot;dropping-particle&quot;:&quot;&quot;,&quot;family&quot;:&quot;Ren&quot;,&quot;given&quot;:&quot;Jiawei&quot;,&quot;non-dropping-particle&quot;:&quot;&quot;,&quot;parse-names&quot;:false,&quot;suffix&quot;:&quot;&quot;},{&quot;dropping-particle&quot;:&quot;&quot;,&quot;family&quot;:&quot;Dang&quot;,&quot;given&quot;:&quot;Khanh Minh&quot;,&quot;non-dropping-particle&quot;:&quot;&quot;,&quot;parse-names&quot;:false,&quot;suffix&quot;:&quot;&quot;},{&quot;dropping-particle&quot;:&quot;&quot;,&quot;family&quot;:&quot;Pollet&quot;,&quot;given&quot;:&quot;Eric&quot;,&quot;non-dropping-particle&quot;:&quot;&quot;,&quot;parse-names&quot;:false,&quot;suffix&quot;:&quot;&quot;},{&quot;dropping-particle&quot;:&quot;&quot;,&quot;family&quot;:&quot;Avérous&quot;,&quot;given&quot;:&quot;Luc&quot;,&quot;non-dropping-particle&quot;:&quot;&quot;,&quot;parse-names&quot;:false,&quot;suffix&quot;:&quot;&quot;}],&quot;container-title&quot;:&quot;Polymers&quot;,&quot;id&quot;:&quot;2116c9af-efe5-5e52-8b70-eaff1053ad58&quot;,&quot;issue&quot;:&quot;8&quot;,&quot;issued&quot;:{&quot;date-parts&quot;:[[&quot;2018&quot;]]},&quot;title&quot;:&quot;Preparation and characterization of thermoplastic potato starch/halloysite nano-biocomposites: Effect of plasticizer nature and nanoclay content&quot;,&quot;type&quot;:&quot;article-journal&quot;,&quot;volume&quot;:&quot;10&quot;,&quot;container-title-short&quot;:&quot;Polymers (Basel)&quot;},&quot;uris&quot;:[&quot;http://www.mendeley.com/documents/?uuid=d7ccd31c-73ab-45f6-b3be-c4cc48539894&quot;],&quot;isTemporary&quot;:false,&quot;legacyDesktopId&quot;:&quot;d7ccd31c-73ab-45f6-b3be-c4cc48539894&quot;},{&quot;id&quot;:&quot;3a787277-23d1-5b79-930e-e38842387bb1&quot;,&quot;itemData&quot;:{&quot;DOI&quot;:&quot;10.1016/j.ijbiomac.2018.05.036&quot;,&quot;ISSN&quot;:&quot;18790003&quot;,&quot;abstract&quot;:&quot;Nanocomposite films containing cellulose nanocrystals (CNC), as the reinforcing phase, and poly(vinyl alcohol) (PVA)/starch (S) blend, as the matrix, were prepared by solution casting technique. For the preparation, 5, 10, 15 wt% CNC suspension were incorporated in blends containing 90 wt% PVA/10 wt% S, 75 wt% PVA/25 wt% S and 50 wt% PVA/50 wt% S. Structural evaluation was done by Fourier transform infrared spectrometry and X-ray diffraction, and the morphological aspects by atomic force microscopy. Infrared spectroscopy evidenced the presence of H-bond interactions between the PVA and S and between PVA/S blend and CNC, and also variation in the conformational rearrangement, while the X-ray diffraction showed that the crystallite size and the degree of crystallinity were strongly affected by blending of PVA with S and also by the incorporation of CNC in the nanocomposite films. The surface roughness of studied samples increased with the increasing of S and filler content.&quot;,&quot;author&quot;:[{&quot;dropping-particle&quot;:&quot;&quot;,&quot;family&quot;:&quot;Popescu&quot;,&quot;given&quot;:&quot;Maria Cristina&quot;,&quot;non-dropping-particle&quot;:&quot;&quot;,&quot;parse-names&quot;:false,&quot;suffix&quot;:&quot;&quot;},{&quot;dropping-particle&quot;:&quot;&quot;,&quot;family&quot;:&quot;Dogaru&quot;,&quot;given&quot;:&quot;Bianca Ioana&quot;,&quot;non-dropping-particle&quot;:&quot;&quot;,&quot;parse-names&quot;:false,&quot;suffix&quot;:&quot;&quot;},{&quot;dropping-particle&quot;:&quot;&quot;,&quot;family&quot;:&quot;Goanta&quot;,&quot;given&quot;:&quot;Mirela&quot;,&quot;non-dropping-particle&quot;:&quot;&quot;,&quot;parse-names&quot;:false,&quot;suffix&quot;:&quot;&quot;},{&quot;dropping-particle&quot;:&quot;&quot;,&quot;family&quot;:&quot;Timpu&quot;,&quot;given&quot;:&quot;Daniel&quot;,&quot;non-dropping-particle&quot;:&quot;&quot;,&quot;parse-names&quot;:false,&quot;suffix&quot;:&quot;&quot;}],&quot;container-title&quot;:&quot;International Journal of Biological Macromolecules&quot;,&quot;id&quot;:&quot;3a787277-23d1-5b79-930e-e38842387bb1&quot;,&quot;issued&quot;:{&quot;date-parts&quot;:[[&quot;2018&quot;]]},&quot;page&quot;:&quot;385-393&quot;,&quot;publisher&quot;:&quot;Elsevier B.V.&quot;,&quot;title&quot;:&quot;Structural and morphological evaluation of CNC reinforced PVA/Starch biodegradable films&quot;,&quot;type&quot;:&quot;article-journal&quot;,&quot;volume&quot;:&quot;116&quot;,&quot;container-title-short&quot;:&quot;Int J Biol Macromol&quot;},&quot;uris&quot;:[&quot;http://www.mendeley.com/documents/?uuid=e2ac6da5-ef4b-49d2-8927-bf2d58f6cfa5&quot;],&quot;isTemporary&quot;:false,&quot;legacyDesktopId&quot;:&quot;e2ac6da5-ef4b-49d2-8927-bf2d58f6cfa5&quot;},{&quot;id&quot;:&quot;76b08540-3cde-5af6-8163-78c818bab4d4&quot;,&quot;itemData&quot;:{&quot;DOI&quot;:&quot;10.3390/polym11010066&quot;,&quot;ISSN&quot;:&quot;20734360&quot;,&quot;abstract&quot;:&quot;The compound of poly(lactic acid) (PLA) and cellulose was made by the emulsion-solvent evaporation technique in order to obtain spheres which are then compression molded to produce a biocomposite film. The effect of the dispersant (poly(vinyl alcohol)-PVA)/PLA ratio on the spheres yield was studied. Moreover, to evaluate the effect of cellulose particle size and surface chemistry on the process yield, unbleached eucalypt kraft pulp and microcrystalline cellulose (MCC), both unmodified and physically or chemically modified were used. PLA/cellulose spheres were characterized regarding its physical properties. It was found that the spheres yield is essentially determined by the PVA/PLA ratio and the percentage of cellulose incorporation is greatly affected by the surface chemistry of cellulose. Regarding the films, DSC runs showed a significant effect of the cellulose type incorporated into PLA matrix on the cold crystallization temperature and on the degree of crystallinity of the biocomposite films. The measurement of tensile properties of the biocomposite films revealed that the strength, elongation at break and toughness (tensile energy absorption at break) of the films incorporating unmodified and chemically modified MCC were substantially improved.&quot;,&quot;author&quot;:[{&quot;dropping-particle&quot;:&quot;&quot;,&quot;family&quot;:&quot;Sousa&quot;,&quot;given&quot;:&quot;Sónia&quot;,&quot;non-dropping-particle&quot;:&quot;&quot;,&quot;parse-names&quot;:false,&quot;suffix&quot;:&quot;&quot;},{&quot;dropping-particle&quot;:&quot;&quot;,&quot;family&quot;:&quot;Costa&quot;,&quot;given&quot;:&quot;Ana&quot;,&quot;non-dropping-particle&quot;:&quot;&quot;,&quot;parse-names&quot;:false,&quot;suffix&quot;:&quot;&quot;},{&quot;dropping-particle&quot;:&quot;&quot;,&quot;family&quot;:&quot;Silva&quot;,&quot;given&quot;:&quot;Abílio&quot;,&quot;non-dropping-particle&quot;:&quot;&quot;,&quot;parse-names&quot;:false,&quot;suffix&quot;:&quot;&quot;},{&quot;dropping-particle&quot;:&quot;&quot;,&quot;family&quot;:&quot;Simões&quot;,&quot;given&quot;:&quot;Rogério&quot;,&quot;non-dropping-particle&quot;:&quot;&quot;,&quot;parse-names&quot;:false,&quot;suffix&quot;:&quot;&quot;}],&quot;container-title&quot;:&quot;Polymers&quot;,&quot;id&quot;:&quot;76b08540-3cde-5af6-8163-78c818bab4d4&quot;,&quot;issue&quot;:&quot;1&quot;,&quot;issued&quot;:{&quot;date-parts&quot;:[[&quot;2019&quot;]]},&quot;page&quot;:&quot;1-19&quot;,&quot;title&quot;:&quot;Poly(lactic acid)/Cellulose films produced from composite spheres prepared by emulsion-solvent evaporation method&quot;,&quot;type&quot;:&quot;article-journal&quot;,&quot;volume&quot;:&quot;11&quot;,&quot;container-title-short&quot;:&quot;Polymers (Basel)&quot;},&quot;uris&quot;:[&quot;http://www.mendeley.com/documents/?uuid=4783b91f-2dcf-43d1-8d31-d81c19afb53f&quot;],&quot;isTemporary&quot;:false,&quot;legacyDesktopId&quot;:&quot;4783b91f-2dcf-43d1-8d31-d81c19afb53f&quot;}]},{&quot;citationID&quot;:&quot;MENDELEY_CITATION_38957e57-fa32-4839-8620-3551bacbbb88&quot;,&quot;properties&quot;:{&quot;noteIndex&quot;:0},&quot;isEdited&quot;:false,&quot;manualOverride&quot;:{&quot;citeprocText&quot;:&quot;[7], [8]&quot;,&quot;isManuallyOverridden&quot;:false,&quot;manualOverrideText&quot;:&quot;&quot;},&quot;citationTag&quot;:&quot;MENDELEY_CITATION_v3_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&quot;,&quot;citationItems&quot;:[{&quot;id&quot;:&quot;deb69da6-fa1f-5598-8fce-6575cf51f847&quot;,&quot;itemData&quot;:{&quot;DOI&quot;:&quot;10.3390/ma11112138&quot;,&quot;ISSN&quot;:&quot;19961944&quot;,&quot;abstract&quot;:&quot;The present study describes the preparation and characterization of binary and ternary blends based on polylactide (PLA) with poly(ε-caprolactone) (PCL) and thermoplastic starch (TPS) to develop fully compostable plastics with improved ductility and toughness. To this end, PLA was first melt-mixed in a co-rotating twin-screw extruder with up to 40 wt % of different PCL and TPS combinations and then shaped into pieces by injection molding. The mechanical, thermal, and thermomechanical properties of the resultant binary and ternary blend pieces were analyzed and related to their composition. Although the biopolymer blends were immiscible, the addition of both PCL and TPS remarkably increased the flexibility and impact strength of PLA while it slightly reduced its mechanical strength. The most balanced mechanical performance was achieved for the ternary blend pieces that combined high PCL contents with low amounts of TPS, suggesting a main phase change from PLA/TPS (comparatively rigid) to PLA/PCL (comparatively flexible). The PLA-based blends presented an \&quot;island-and-sea\&quot; morphology in which the TPS phase contributed to the fine dispersion of PCL as micro-sized spherical domains that acted as a rubber-like phase with the capacity to improve toughness. In addition, the here-prepared ternary blend pieces presented slightly higher thermal stability and lower thermomechanical stiffness than the neat PLA pieces. Finally, all biopolymer pieces fully disintegrated in a controlled compost soil after 28 days. Therefore, the inherently low ductility and toughness of PLA can be successfully improved by melt blending with PCL and TPS, resulting in compostable plastic materials with a great potential in, for instance, rigid packaging applications.&quot;,&quot;author&quot;:[{&quot;dropping-particle&quot;:&quot;&quot;,&quot;family&quot;:&quot;Quiles-Carrillo&quot;,&quot;given&quot;:&quot;Luis&quot;,&quot;non-dropping-particle&quot;:&quot;&quot;,&quot;parse-names&quot;:false,&quot;suffix&quot;:&quot;&quot;},{&quot;dropping-particle&quot;:&quot;&quot;,&quot;family&quot;:&quot;Montanes&quot;,&quot;given&quot;:&quot;Nestor&quot;,&quot;non-dropping-particle&quot;:&quot;&quot;,&quot;parse-names&quot;:false,&quot;suffix&quot;:&quot;&quot;},{&quot;dropping-particle&quot;:&quot;&quot;,&quot;family&quot;:&quot;Pineiro&quot;,&quot;given&quot;:&quot;Fede&quot;,&quot;non-dropping-particle&quot;:&quot;&quot;,&quot;parse-names&quot;:false,&quot;suffix&quot;:&quot;&quot;},{&quot;dropping-particle&quot;:&quot;&quot;,&quot;family&quot;:&quot;Jorda-Vilaplana&quot;,&quot;given&quot;:&quot;Amparo&quot;,&quot;non-dropping-particle&quot;:&quot;&quot;,&quot;parse-names&quot;:false,&quot;suffix&quot;:&quot;&quot;},{&quot;dropping-particle&quot;:&quot;&quot;,&quot;family&quot;:&quot;Torres-Giner&quot;,&quot;given&quot;:&quot;Sergio&quot;,&quot;non-dropping-particle&quot;:&quot;&quot;,&quot;parse-names&quot;:false,&quot;suffix&quot;:&quot;&quot;}],&quot;container-title&quot;:&quot;Materials&quot;,&quot;id&quot;:&quot;deb69da6-fa1f-5598-8fce-6575cf51f847&quot;,&quot;issue&quot;:&quot;11&quot;,&quot;issued&quot;:{&quot;date-parts&quot;:[[&quot;2018&quot;]]},&quot;page&quot;:&quot;1-20&quot;,&quot;title&quot;:&quot;Ductility and toughness improvement of injection-molded compostable pieces of polylactide by melt blending with poly(ε-caprolactone) and thermoplastic starch&quot;,&quot;type&quot;:&quot;article-journal&quot;,&quot;volume&quot;:&quot;11&quot;,&quot;container-title-short&quot;:&quot;&quot;},&quot;uris&quot;:[&quot;http://www.mendeley.com/documents/?uuid=e651fa8a-cfa5-49b7-8967-33e41018a12d&quot;],&quot;isTemporary&quot;:false,&quot;legacyDesktopId&quot;:&quot;e651fa8a-cfa5-49b7-8967-33e41018a12d&quot;},{&quot;id&quot;:&quot;7c69e53a-50f3-52bf-91cc-4410a998893e&quot;,&quot;itemData&quot;:{&quot;DOI&quot;:&quot;10.3390/polym10090985&quot;,&quot;ISSN&quot;:&quot;20734360&quot;,&quot;abstract&quot;:&quot;Microparticles of corn starch and chitosan crosslinked with glutaraldehyde, produced by the solvent exchange technique, are studied as reinforcement fillers for thermoplastic corn starch plasticized with glycerol. The presence of 10% w/w chitosan in the microparticles is shown to be essential to guaranteeing effective crosslinking, as demonstrated by water solubility assays. Crosslinked chitosan forms an interpenetrating polymer network with starch chains, producing microparticles with a very low solubility. The thermal stability of the microparticles is in agreement with their polysaccharide composition. An XRD analysis showed that they have crystalline fraction of 32% with Va-type structure, and have no tendency to undergo retrogradation. The tensile strength, Young's modulus, and toughness of thermoplastic starch increased by the incorporation of the crosslinked starch/chitosan microparticles by melt-mixing. Toughness increased 360% in relation to unfilled thermoplastic starch.&quot;,&quot;author&quot;:[{&quot;dropping-particle&quot;:&quot;&quot;,&quot;family&quot;:&quot;Paiva&quot;,&quot;given&quot;:&quot;Diana&quot;,&quot;non-dropping-particle&quot;:&quot;&quot;,&quot;parse-names&quot;:false,&quot;suffix&quot;:&quot;&quot;},{&quot;dropping-particle&quot;:&quot;&quot;,&quot;family&quot;:&quot;Pereira&quot;,&quot;given&quot;:&quot;André M.&quot;,&quot;non-dropping-particle&quot;:&quot;&quot;,&quot;parse-names&quot;:false,&quot;suffix&quot;:&quot;&quot;},{&quot;dropping-particle&quot;:&quot;&quot;,&quot;family&quot;:&quot;Pires&quot;,&quot;given&quot;:&quot;Ana L.&quot;,&quot;non-dropping-particle&quot;:&quot;&quot;,&quot;parse-names&quot;:false,&quot;suffix&quot;:&quot;&quot;},{&quot;dropping-particle&quot;:&quot;&quot;,&quot;family&quot;:&quot;Martins&quot;,&quot;given&quot;:&quot;Jorge&quot;,&quot;non-dropping-particle&quot;:&quot;&quot;,&quot;parse-names&quot;:false,&quot;suffix&quot;:&quot;&quot;},{&quot;dropping-particle&quot;:&quot;&quot;,&quot;family&quot;:&quot;Carvalho&quot;,&quot;given&quot;:&quot;Luísa H.&quot;,&quot;non-dropping-particle&quot;:&quot;&quot;,&quot;parse-names&quot;:false,&quot;suffix&quot;:&quot;&quot;},{&quot;dropping-particle&quot;:&quot;&quot;,&quot;family&quot;:&quot;Magalhães&quot;,&quot;given&quot;:&quot;Fernão D.&quot;,&quot;non-dropping-particle&quot;:&quot;&quot;,&quot;parse-names&quot;:false,&quot;suffix&quot;:&quot;&quot;}],&quot;container-title&quot;:&quot;Polymers&quot;,&quot;id&quot;:&quot;7c69e53a-50f3-52bf-91cc-4410a998893e&quot;,&quot;issue&quot;:&quot;9&quot;,&quot;issued&quot;:{&quot;date-parts&quot;:[[&quot;2018&quot;]]},&quot;page&quot;:&quot;1-14&quot;,&quot;title&quot;:&quot;Reinforcement of thermoplastic corn starch with crosslinked starch/chitosan microparticles&quot;,&quot;type&quot;:&quot;article-journal&quot;,&quot;volume&quot;:&quot;10&quot;,&quot;container-title-short&quot;:&quot;Polymers (Basel)&quot;},&quot;uris&quot;:[&quot;http://www.mendeley.com/documents/?uuid=aa5be50d-635d-4613-a09e-b1de7d022a93&quot;],&quot;isTemporary&quot;:false,&quot;legacyDesktopId&quot;:&quot;aa5be50d-635d-4613-a09e-b1de7d022a93&quot;}]},{&quot;citationID&quot;:&quot;MENDELEY_CITATION_43bf6c41-ff11-49d8-99d0-590298352cf9&quot;,&quot;properties&quot;:{&quot;noteIndex&quot;:0},&quot;isEdited&quot;:false,&quot;manualOverride&quot;:{&quot;citeprocText&quot;:&quot;[5]&quot;,&quot;isManuallyOverridden&quot;:false,&quot;manualOverrideText&quot;:&quot;&quot;},&quot;citationTag&quot;:&quot;MENDELEY_CITATION_v3_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&quot;,&quot;citationItems&quot;:[{&quot;id&quot;:&quot;efa3100e-97f0-530f-9d0b-66b93345f273&quot;,&quot;itemData&quot;:{&quot;DOI&quot;:&quot;10.1016/j.ijbiomac.2016.12.067&quot;,&quot;ISSN&quot;:&quot;18790003&quot;,&quot;abstract&quot;:&quot;In this work, starch/polyvinyl alcohol (PVA) blend films with different compositions were prepared by melt processing. The effect of the composition and relative humidity (RH) on the structure and properties of the resulting blends were investigated. [sbnd]OH groups on starch and PVA formed hydrogen bonding interactions, which could improve the compatibility of the two components. With the increase of starch, the degree of crystallinity of PVA component decreased. The fracture surface of the blend films exhibited rough surface, suggesting the tough fracture. With the increase of starch, the water uptake at equilibrium decreased. With the increase of RH, the water uptake at equilibrium of the resulting blends increased. The tensile strength, elongation at break and Young's modulus decreased with increasing content of starch. However, at 50% starch content, the flexibility of the blend films was still high, with the elongation at break more than 1000% and tensile strength of 9 MPa, which was superior to the commonly LDPE package films. The tensile strength and Young's modulus decreased with the increase of RH, while the elongation at break was enhanced dramatically, indicating the improved flexibility. Therefore, these kinds of blend films exhibited wide application potentials as packaging materials.&quot;,&quot;author&quot;:[{&quot;dropping-particle&quot;:&quot;&quot;,&quot;family&quot;:&quot;Tian&quot;,&quot;given&quot;:&quot;Huafeng&quot;,&quot;non-dropping-particle&quot;:&quot;&quot;,&quot;parse-names&quot;:false,&quot;suffix&quot;:&quot;&quot;},{&quot;dropping-particle&quot;:&quot;&quot;,&quot;family&quot;:&quot;Yan&quot;,&quot;given&quot;:&quot;Jiaan&quot;,&quot;non-dropping-particle&quot;:&quot;&quot;,&quot;parse-names&quot;:false,&quot;suffix&quot;:&quot;&quot;},{&quot;dropping-particle&quot;:&quot;&quot;,&quot;family&quot;:&quot;Rajulu&quot;,&quot;given&quot;:&quot;A. Varada&quot;,&quot;non-dropping-particle&quot;:&quot;&quot;,&quot;parse-names&quot;:false,&quot;suffix&quot;:&quot;&quot;},{&quot;dropping-particle&quot;:&quot;&quot;,&quot;family&quot;:&quot;Xiang&quot;,&quot;given&quot;:&quot;Aimin&quot;,&quot;non-dropping-particle&quot;:&quot;&quot;,&quot;parse-names&quot;:false,&quot;suffix&quot;:&quot;&quot;},{&quot;dropping-particle&quot;:&quot;&quot;,&quot;family&quot;:&quot;Luo&quot;,&quot;given&quot;:&quot;Xiaogang&quot;,&quot;non-dropping-particle&quot;:&quot;&quot;,&quot;parse-names&quot;:false,&quot;suffix&quot;:&quot;&quot;}],&quot;container-title&quot;:&quot;International Journal of Biological Macromolecules&quot;,&quot;id&quot;:&quot;efa3100e-97f0-530f-9d0b-66b93345f273&quot;,&quot;issued&quot;:{&quot;date-parts&quot;:[[&quot;2017&quot;]]},&quot;page&quot;:&quot;518-523&quot;,&quot;publisher&quot;:&quot;Elsevier B.V.&quot;,&quot;title&quot;:&quot;Fabrication and properties of polyvinyl alcohol/starch blend films: Effect of composition and humidity&quot;,&quot;type&quot;:&quot;article-journal&quot;,&quot;volume&quot;:&quot;96&quot;,&quot;container-title-short&quot;:&quot;Int J Biol Macromol&quot;},&quot;uris&quot;:[&quot;http://www.mendeley.com/documents/?uuid=6503ca88-48f6-4d0b-8a22-3989f42c16af&quot;],&quot;isTemporary&quot;:false,&quot;legacyDesktopId&quot;:&quot;6503ca88-48f6-4d0b-8a22-3989f42c16af&quot;}]},{&quot;citationID&quot;:&quot;MENDELEY_CITATION_c9a2ed18-98e2-48b9-a514-4b03643767bb&quot;,&quot;properties&quot;:{&quot;noteIndex&quot;:0},&quot;isEdited&quot;:false,&quot;manualOverride&quot;:{&quot;citeprocText&quot;:&quot;[1], [9]&quot;,&quot;isManuallyOverridden&quot;:false,&quot;manualOverrideText&quot;:&quot;&quot;},&quot;citationTag&quot;:&quot;MENDELEY_CITATION_v3_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&quot;,&quot;citationItems&quot;:[{&quot;id&quot;:&quot;76b08540-3cde-5af6-8163-78c818bab4d4&quot;,&quot;itemData&quot;:{&quot;DOI&quot;:&quot;10.3390/polym11010066&quot;,&quot;ISSN&quot;:&quot;20734360&quot;,&quot;abstract&quot;:&quot;The compound of poly(lactic acid) (PLA) and cellulose was made by the emulsion-solvent evaporation technique in order to obtain spheres which are then compression molded to produce a biocomposite film. The effect of the dispersant (poly(vinyl alcohol)-PVA)/PLA ratio on the spheres yield was studied. Moreover, to evaluate the effect of cellulose particle size and surface chemistry on the process yield, unbleached eucalypt kraft pulp and microcrystalline cellulose (MCC), both unmodified and physically or chemically modified were used. PLA/cellulose spheres were characterized regarding its physical properties. It was found that the spheres yield is essentially determined by the PVA/PLA ratio and the percentage of cellulose incorporation is greatly affected by the surface chemistry of cellulose. Regarding the films, DSC runs showed a significant effect of the cellulose type incorporated into PLA matrix on the cold crystallization temperature and on the degree of crystallinity of the biocomposite films. The measurement of tensile properties of the biocomposite films revealed that the strength, elongation at break and toughness (tensile energy absorption at break) of the films incorporating unmodified and chemically modified MCC were substantially improved.&quot;,&quot;author&quot;:[{&quot;dropping-particle&quot;:&quot;&quot;,&quot;family&quot;:&quot;Sousa&quot;,&quot;given&quot;:&quot;Sónia&quot;,&quot;non-dropping-particle&quot;:&quot;&quot;,&quot;parse-names&quot;:false,&quot;suffix&quot;:&quot;&quot;},{&quot;dropping-particle&quot;:&quot;&quot;,&quot;family&quot;:&quot;Costa&quot;,&quot;given&quot;:&quot;Ana&quot;,&quot;non-dropping-particle&quot;:&quot;&quot;,&quot;parse-names&quot;:false,&quot;suffix&quot;:&quot;&quot;},{&quot;dropping-particle&quot;:&quot;&quot;,&quot;family&quot;:&quot;Silva&quot;,&quot;given&quot;:&quot;Abílio&quot;,&quot;non-dropping-particle&quot;:&quot;&quot;,&quot;parse-names&quot;:false,&quot;suffix&quot;:&quot;&quot;},{&quot;dropping-particle&quot;:&quot;&quot;,&quot;family&quot;:&quot;Simões&quot;,&quot;given&quot;:&quot;Rogério&quot;,&quot;non-dropping-particle&quot;:&quot;&quot;,&quot;parse-names&quot;:false,&quot;suffix&quot;:&quot;&quot;}],&quot;container-title&quot;:&quot;Polymers&quot;,&quot;id&quot;:&quot;76b08540-3cde-5af6-8163-78c818bab4d4&quot;,&quot;issue&quot;:&quot;1&quot;,&quot;issued&quot;:{&quot;date-parts&quot;:[[&quot;2019&quot;]]},&quot;page&quot;:&quot;1-19&quot;,&quot;title&quot;:&quot;Poly(lactic acid)/Cellulose films produced from composite spheres prepared by emulsion-solvent evaporation method&quot;,&quot;type&quot;:&quot;article-journal&quot;,&quot;volume&quot;:&quot;11&quot;,&quot;container-title-short&quot;:&quot;Polymers (Basel)&quot;},&quot;uris&quot;:[&quot;http://www.mendeley.com/documents/?uuid=4783b91f-2dcf-43d1-8d31-d81c19afb53f&quot;],&quot;isTemporary&quot;:false,&quot;legacyDesktopId&quot;:&quot;4783b91f-2dcf-43d1-8d31-d81c19afb53f&quot;},{&quot;id&quot;:&quot;4b2c3766-5511-54ab-af6e-b4dd2583086b&quot;,&quot;itemData&quot;:{&quot;DOI&quot;:&quot;10.1016/j.ijbiomac.2015.07.008&quot;,&quot;ISSN&quot;:&quot;18790003&quot;,&quot;abstract&quot;:&quot;There has been a growing interest in developing antibacterial polymeric materials. In the present work, novel antibacterial cross-linked blend films were prepared based on polyvinyl alcohol (PVA) and quaternary ammonium starch (ST-GTMAC) using citric acid (CA) as plasticizer and glutaraldehyde (GA) as cross-linker. The ST-GTMAC was successfully synthesized from reaction between water-soluble oxidized starch and glycidyltrimethylammonium chloride (GTMAC). The effect of ST-GTMAC, CA and GA contents on the swelling, solubility, mechanical and thermal properties of the films was investigated. It was found that incorporation of ST-GTMAC reduced UV-transmittance and provided antibacterial properties, increasing GA content increased tensile strength and decreased solubility and swelling degree of the films, while CA acted as plasticizer when its concentration was above 10. wt%. The results showed that ST-GTMAC/PVA/CA/GA film has fair antibacterial activity against Gram-positive (. Staphylococcus aureus and Bacillus subtilis) and Gram-negative (. Escherichia coli and Pseudomonas aeruginosa) bacteria. These results suggest that the prepared film might be used as potential antibacterial material in medical and packaging applications.&quot;,&quot;author&quot;:[{&quot;dropping-particle&quot;:&quot;&quot;,&quot;family&quot;:&quot;Sekhavat Pour&quot;,&quot;given&quot;:&quot;Zahra&quot;,&quot;non-dropping-particle&quot;:&quot;&quot;,&quot;parse-names&quot;:false,&quot;suffix&quot;:&quot;&quot;},{&quot;dropping-particle&quot;:&quot;&quot;,&quot;family&quot;:&quot;Makvandi&quot;,&quot;given&quot;:&quot;Pooyan&quot;,&quot;non-dropping-particle&quot;:&quot;&quot;,&quot;parse-names&quot;:false,&quot;suffix&quot;:&quot;&quot;},{&quot;dropping-particle&quot;:&quot;&quot;,&quot;family&quot;:&quot;Ghaemy&quot;,&quot;given&quot;:&quot;Mousa&quot;,&quot;non-dropping-particle&quot;:&quot;&quot;,&quot;parse-names&quot;:false,&quot;suffix&quot;:&quot;&quot;}],&quot;container-title&quot;:&quot;International Journal of Biological Macromolecules&quot;,&quot;id&quot;:&quot;4b2c3766-5511-54ab-af6e-b4dd2583086b&quot;,&quot;issued&quot;:{&quot;date-parts&quot;:[[&quot;2015&quot;]]},&quot;page&quot;:&quot;596-604&quot;,&quot;publisher&quot;:&quot;Elsevier B.V.&quot;,&quot;title&quot;:&quot;Performance properties and antibacterial activity of crosslinked films of quaternary ammonium modified starch and poly(vinyl alcohol)&quot;,&quot;type&quot;:&quot;article-journal&quot;,&quot;volume&quot;:&quot;80&quot;,&quot;container-title-short&quot;:&quot;Int J Biol Macromol&quot;},&quot;uris&quot;:[&quot;http://www.mendeley.com/documents/?uuid=1701fa14-eb73-46b7-9583-2f2629d9bba7&quot;],&quot;isTemporary&quot;:false,&quot;legacyDesktopId&quot;:&quot;1701fa14-eb73-46b7-9583-2f2629d9bba7&quot;}]},{&quot;citationID&quot;:&quot;MENDELEY_CITATION_202d1916-374d-42aa-aaa2-22e6cbc407be&quot;,&quot;properties&quot;:{&quot;noteIndex&quot;:0},&quot;isEdited&quot;:false,&quot;manualOverride&quot;:{&quot;citeprocText&quot;:&quot;[10]&quot;,&quot;isManuallyOverridden&quot;:false,&quot;manualOverrideText&quot;:&quot;&quot;},&quot;citationTag&quot;:&quot;MENDELEY_CITATION_v3_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&quot;,&quot;citationItems&quot;:[{&quot;id&quot;:&quot;5deb0cb1-2cb2-53ce-820b-a9947772a531&quot;,&quot;itemData&quot;:{&quot;DOI&quot;:&quot;10.3390/ma11101886&quot;,&quot;ISSN&quot;:&quot;19961944&quot;,&quot;abstract&quot;:&quot;Recycling polymers is common due to the need to reduce the environmental impact of these materials. Polypropylene (PP) is one of the polymers called 'commodities polymers' and it is commonly used in a wide variety of short-term applications such as food packaging and agricultural products. That is why a large amount of PP residues that can be recycled are generated every year. However, the current increasing introduction of biodegradable polymers in the food packaging industry can negatively affect the properties of recycled PP if those kinds of plastics are disposed with traditional plastics. For this reason, the influence that generates small amounts of biodegradable polymers such as polylactic acid (PLA), polyhydroxybutyrate (PHB) and thermoplastic starch (TPS) in the recycled PP were analyzed in this work. Thus, recycled PP was blended with biodegradables polymers by melt extrusion followed by injection moulding process to simulate the industrial conditions. Then, the obtained materials were evaluated by studding the changes on the thermal and mechanical performance. The results revealed that the vicat softening temperature is negatively affected by the presence of biodegradable polymers in recycled PP. Meanwhile, the melt flow index was negatively affected for PLA and PHB added blends. The mechanical properties were affected when more than 5 wt.% of biodegradable polymers were present. Moreover, structural changes were detected when biodegradable polymers were added to the recycled PP by means of FTIR, because of the characteristic bands of the carbonyl group (between the band 1700-1800 cm-1) appeared due to the presence of PLA, PHB or TPS. Thus, low amounts (lower than 5 wt.%) of biodegradable polymers can be introduced in the recycled PP process without affecting the overall performance of the final material intended for several applications, such as food packaging, agricultural films for farming and crop protection.&quot;,&quot;author&quot;:[{&quot;dropping-particle&quot;:&quot;&quot;,&quot;family&quot;:&quot;Samper&quot;,&quot;given&quot;:&quot;María Dolores&quot;,&quot;non-dropping-particle&quot;:&quot;&quot;,&quot;parse-names&quot;:false,&quot;suffix&quot;:&quot;&quot;},{&quot;dropping-particle&quot;:&quot;&quot;,&quot;family&quot;:&quot;Bertomeu&quot;,&quot;given&quot;:&quot;David&quot;,&quot;non-dropping-particle&quot;:&quot;&quot;,&quot;parse-names&quot;:false,&quot;suffix&quot;:&quot;&quot;},{&quot;dropping-particle&quot;:&quot;&quot;,&quot;family&quot;:&quot;Arrieta&quot;,&quot;given&quot;:&quot;Marina Patricia&quot;,&quot;non-dropping-particle&quot;:&quot;&quot;,&quot;parse-names&quot;:false,&quot;suffix&quot;:&quot;&quot;},{&quot;dropping-particle&quot;:&quot;&quot;,&quot;family&quot;:&quot;Ferri&quot;,&quot;given&quot;:&quot;José Miguel&quot;,&quot;non-dropping-particle&quot;:&quot;&quot;,&quot;parse-names&quot;:false,&quot;suffix&quot;:&quot;&quot;},{&quot;dropping-particle&quot;:&quot;&quot;,&quot;family&quot;:&quot;López-Martínez&quot;,&quot;given&quot;:&quot;Juan&quot;,&quot;non-dropping-particle&quot;:&quot;&quot;,&quot;parse-names&quot;:false,&quot;suffix&quot;:&quot;&quot;}],&quot;container-title&quot;:&quot;Materials&quot;,&quot;id&quot;:&quot;5deb0cb1-2cb2-53ce-820b-a9947772a531&quot;,&quot;issue&quot;:&quot;10&quot;,&quot;issued&quot;:{&quot;date-parts&quot;:[[&quot;2018&quot;]]},&quot;page&quot;:&quot;1-18&quot;,&quot;title&quot;:&quot;Interference of biodegradable plastics in the polypropylene recycling process&quot;,&quot;type&quot;:&quot;article-journal&quot;,&quot;volume&quot;:&quot;11&quot;,&quot;container-title-short&quot;:&quot;&quot;},&quot;uris&quot;:[&quot;http://www.mendeley.com/documents/?uuid=b71162a2-402e-4e63-944d-66b912dfe516&quot;],&quot;isTemporary&quot;:false,&quot;legacyDesktopId&quot;:&quot;b71162a2-402e-4e63-944d-66b912dfe516&quot;}]},{&quot;citationID&quot;:&quot;MENDELEY_CITATION_a67c47de-1260-4990-a304-cfa23f1ac6a0&quot;,&quot;properties&quot;:{&quot;noteIndex&quot;:0},&quot;isEdited&quot;:false,&quot;manualOverride&quot;:{&quot;citeprocText&quot;:&quot;[11]&quot;,&quot;isManuallyOverridden&quot;:false,&quot;manualOverrideText&quot;:&quot;&quot;},&quot;citationTag&quot;:&quot;MENDELEY_CITATION_v3_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&quot;,&quot;citationItems&quot;:[{&quot;id&quot;:&quot;b30a41ce-0f0b-577b-9392-6db0955ec345&quot;,&quot;itemData&quot;:{&quot;DOI&quot;:&quot;10.1002/app.37877&quot;,&quot;ISSN&quot;:&quot;00218995&quot;,&quot;abstract&quot;:&quot;The potential of biodegradable polymers has long been recognized. In this work, composites of low density polyethylene (LDPE) and low density polyethylene/thermoplastic starch (LDPE/TPS) at different ratios of TPS (40%-60% w/w) were prepared in internal mixer. Polyethylene-grafted maleic anhydride (PE-g-MA) at 3 wt % was used as coupling agent. Chemical reactions between functional groups of composite components were studied and confirmed by Fourier transforms infrared (FTIR) spectroscopy. The morphology of film surfaces was studied using scanning electron microscopy. The physical, mechanical, and dynamic-mechanical thermal analyses of LDPE/TPS composites were evaluated. The FTIR results showed transmission peak at 1642 cm -1, which is the result of chemical reaction between the hydroxyl groups of starch and anhydride groups of coupling agent. This verifies the presence of the carboxylate group due to the formation of ester bonding. The results showed that the water absorption and density of composite films increased by increasing the starch content in LDPE/TPS composites. The tensile strength and elongation at break decreased by increasing the starch level in the composites, but the young's modulus increased. The morphological studies showed that the biodegradability of composites increased by increasing the starch content and the results was confirmed by weight loss in buring the samples in wet soil during time intervals. The dynamic mechanical thermal analyzer thermograms showed that there are two relaxation temperature peaks. The amplitude of peaks increased by increasing the starch content from 40 to 60% probably due to increasing amorphous phase of composite. The starch was uniformly distributed throughout the LDPE polymer matrix and compatible and biodegradable composites were formed. Copyright © 2012 Wiley Periodicals, Inc.&quot;,&quot;author&quot;:[{&quot;dropping-particle&quot;:&quot;&quot;,&quot;family&quot;:&quot;Oromiehie&quot;,&quot;given&quot;:&quot;A. R.&quot;,&quot;non-dropping-particle&quot;:&quot;&quot;,&quot;parse-names&quot;:false,&quot;suffix&quot;:&quot;&quot;},{&quot;dropping-particle&quot;:&quot;&quot;,&quot;family&quot;:&quot;Lari&quot;,&quot;given&quot;:&quot;T. Taherzadeh&quot;,&quot;non-dropping-particle&quot;:&quot;&quot;,&quot;parse-names&quot;:false,&quot;suffix&quot;:&quot;&quot;},{&quot;dropping-particle&quot;:&quot;&quot;,&quot;family&quot;:&quot;Rabiee&quot;,&quot;given&quot;:&quot;A.&quot;,&quot;non-dropping-particle&quot;:&quot;&quot;,&quot;parse-names&quot;:false,&quot;suffix&quot;:&quot;&quot;}],&quot;container-title&quot;:&quot;Journal of Applied Polymer Science&quot;,&quot;id&quot;:&quot;b30a41ce-0f0b-577b-9392-6db0955ec345&quot;,&quot;issue&quot;:&quot;2&quot;,&quot;issued&quot;:{&quot;date-parts&quot;:[[&quot;2013&quot;]]},&quot;page&quot;:&quot;1128-1134&quot;,&quot;title&quot;:&quot;Physical and thermal mechanical properties of corn starch/LDPE composites&quot;,&quot;type&quot;:&quot;article-journal&quot;,&quot;volume&quot;:&quot;127&quot;,&quot;container-title-short&quot;:&quot;J Appl Polym Sci&quot;},&quot;uris&quot;:[&quot;http://www.mendeley.com/documents/?uuid=b02d1b82-2233-4cb6-a119-beec353fe828&quot;],&quot;isTemporary&quot;:false,&quot;legacyDesktopId&quot;:&quot;b02d1b82-2233-4cb6-a119-beec353fe828&quot;}]},{&quot;citationID&quot;:&quot;MENDELEY_CITATION_5f3ef9de-44d1-4655-b5f5-147ef8abcaba&quot;,&quot;properties&quot;:{&quot;noteIndex&quot;:0},&quot;isEdited&quot;:false,&quot;manualOverride&quot;:{&quot;citeprocText&quot;:&quot;[12]&quot;,&quot;isManuallyOverridden&quot;:false,&quot;manualOverrideText&quot;:&quot;&quot;},&quot;citationTag&quot;:&quot;MENDELEY_CITATION_v3_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&quot;,&quot;citationItems&quot;:[{&quot;id&quot;:&quot;d8c4b5e4-0ef6-5d4d-a607-efb3d749393c&quot;,&quot;itemData&quot;:{&quot;DOI&quot;:&quot;10.1080/10408398.2011.636156&quot;,&quot;ISSN&quot;:&quot;15497852&quot;,&quot;abstract&quot;:&quot;Canola Council of Canada, Winnipeg, Manitoba, Canada The rising costs of nonrenewable feedstocks and environmental concerns with their industrial usage have encouraged the study and development of renewable products, including thermoplastic starch (TPS). Starch is an abundant, plant-based biodegradable material with interesting physicochemical characteristics that can be exploited, and this has received attention for development of TPS products. Starch exhibits usable thermoplastic properties when plasticizers, elevated temperatures, and shear are present. The choice of plasticizer has an effect on TPS, even when these have similar plasticization principles. Most TPS have glass transition temperature, Tg, in the range of approximately -75 to 10°C. Glassy transition of TPS is detected by differential scanning calorimeter (DSC) and thermodynamic analyzer (DMA), although DMA has been found to be more sensitive and effective. TPS has low tensile properties, typically below 6 MPa in tensile strength (TS). The addition of synthetic polymers, nanoclay, and fiber can improve TS and water-resistance ability. The moisture sorption behavior of TPS is described in GAB and BET models, from which monolayer moisture content and specific area are derived. Current studies on surface tension, gas permeability, crystallinity, and so on of the TPS are also reviewed. © 2014 Copyright Taylor and Francis Group, LLC.&quot;,&quot;author&quot;:[{&quot;dropping-particle&quot;:&quot;&quot;,&quot;family&quot;:&quot;Zhang&quot;,&quot;given&quot;:&quot;Yachuan&quot;,&quot;non-dropping-particle&quot;:&quot;&quot;,&quot;parse-names&quot;:false,&quot;suffix&quot;:&quot;&quot;},{&quot;dropping-particle&quot;:&quot;&quot;,&quot;family&quot;:&quot;Rempel&quot;,&quot;given&quot;:&quot;Curtis&quot;,&quot;non-dropping-particle&quot;:&quot;&quot;,&quot;parse-names&quot;:false,&quot;suffix&quot;:&quot;&quot;},{&quot;dropping-particle&quot;:&quot;&quot;,&quot;family&quot;:&quot;Liu&quot;,&quot;given&quot;:&quot;Qiang&quot;,&quot;non-dropping-particle&quot;:&quot;&quot;,&quot;parse-names&quot;:false,&quot;suffix&quot;:&quot;&quot;}],&quot;container-title&quot;:&quot;Critical Reviews in Food Science and Nutrition&quot;,&quot;id&quot;:&quot;d8c4b5e4-0ef6-5d4d-a607-efb3d749393c&quot;,&quot;issue&quot;:&quot;10&quot;,&quot;issued&quot;:{&quot;date-parts&quot;:[[&quot;2014&quot;]]},&quot;page&quot;:&quot;1353-1370&quot;,&quot;title&quot;:&quot;Thermoplastic Starch Processing and Characteristics-A Review&quot;,&quot;type&quot;:&quot;article-journal&quot;,&quot;volume&quot;:&quot;54&quot;,&quot;container-title-short&quot;:&quot;Crit Rev Food Sci Nutr&quot;},&quot;uris&quot;:[&quot;http://www.mendeley.com/documents/?uuid=b62674b9-01b5-44a2-a902-508e627cde6f&quot;],&quot;isTemporary&quot;:false,&quot;legacyDesktopId&quot;:&quot;b62674b9-01b5-44a2-a902-508e627cde6f&quot;}]},{&quot;citationID&quot;:&quot;MENDELEY_CITATION_0e9fa8a6-76bf-4287-9c83-c2fcf47ebdd9&quot;,&quot;properties&quot;:{&quot;noteIndex&quot;:0},&quot;isEdited&quot;:false,&quot;manualOverride&quot;:{&quot;citeprocText&quot;:&quot;[13]–[15]&quot;,&quot;isManuallyOverridden&quot;:false,&quot;manualOverrideText&quot;:&quot;&quot;},&quot;citationTag&quot;:&quot;MENDELEY_CITATION_v3_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&quot;,&quot;citationItems&quot;:[{&quot;id&quot;:&quot;fae05dfe-af74-5317-88b8-e5dc21f3720a&quot;,&quot;itemData&quot;:{&quot;author&quot;:[{&quot;dropping-particle&quot;:&quot;&quot;,&quot;family&quot;:&quot;Pavon&quot;,&quot;given&quot;:&quot;Cristina&quot;,&quot;non-dropping-particle&quot;:&quot;&quot;,&quot;parse-names&quot;:false,&quot;suffix&quot;:&quot;&quot;},{&quot;dropping-particle&quot;:&quot;&quot;,&quot;family&quot;:&quot;Aldas&quot;,&quot;given&quot;:&quot;Miguel&quot;,&quot;non-dropping-particle&quot;:&quot;&quot;,&quot;parse-names&quot;:false,&quot;suffix&quot;:&quot;&quot;},{&quot;dropping-particle&quot;:&quot;&quot;,&quot;family&quot;:&quot;Juan&quot;,&quot;given&quot;:&quot;L&quot;,&quot;non-dropping-particle&quot;:&quot;&quot;,&quot;parse-names&quot;:false,&quot;suffix&quot;:&quot;&quot;},{&quot;dropping-particle&quot;:&quot;&quot;,&quot;family&quot;:&quot;Arrieta&quot;,&quot;given&quot;:&quot;Marina Patricia&quot;,&quot;non-dropping-particle&quot;:&quot;&quot;,&quot;parse-names&quot;:false,&quot;suffix&quot;:&quot;&quot;}],&quot;id&quot;:&quot;fae05dfe-af74-5317-88b8-e5dc21f3720a&quot;,&quot;issued&quot;:{&quot;date-parts&quot;:[[&quot;2021&quot;]]},&quot;page&quot;:&quot;1-16&quot;,&quot;title&quot;:&quot;Films Based on Thermoplastic Starch Blended with Pine Resin Derivatives for Food Packaging&quot;,&quot;type&quot;:&quot;article-journal&quot;,&quot;container-title-short&quot;:&quot;&quot;},&quot;uris&quot;:[&quot;http://www.mendeley.com/documents/?uuid=2332f358-ee68-48be-96fa-9f99b9e1ed17&quot;],&quot;isTemporary&quot;:false,&quot;legacyDesktopId&quot;:&quot;2332f358-ee68-48be-96fa-9f99b9e1ed17&quot;},{&quot;id&quot;:&quot;1bf1ff8b-d512-58d4-ad3e-9a01e3fc6ad5&quot;,&quot;itemData&quot;:{&quot;author&quot;:[{&quot;dropping-particle&quot;:&quot;&quot;,&quot;family&quot;:&quot;Aldas&quot;,&quot;given&quot;:&quot;Miguel&quot;,&quot;non-dropping-particle&quot;:&quot;&quot;,&quot;parse-names&quot;:false,&quot;suffix&quot;:&quot;&quot;},{&quot;dropping-particle&quot;:&quot;&quot;,&quot;family&quot;:&quot;Pavon&quot;,&quot;given&quot;:&quot;Cristina&quot;,&quot;non-dropping-particle&quot;:&quot;&quot;,&quot;parse-names&quot;:false,&quot;suffix&quot;:&quot;&quot;},{&quot;dropping-particle&quot;:&quot;&quot;,&quot;family&quot;:&quot;Juan&quot;,&quot;given&quot;:&quot;L&quot;,&quot;non-dropping-particle&quot;:&quot;&quot;,&quot;parse-names&quot;:false,&quot;suffix&quot;:&quot;&quot;}],&quot;id&quot;:&quot;1bf1ff8b-d512-58d4-ad3e-9a01e3fc6ad5&quot;,&quot;issued&quot;:{&quot;date-parts&quot;:[[&quot;0&quot;]]},&quot;title&quot;:&quot;applied sciences Pine Resin Derivatives as Sustainable Additives to Improve the Mechanical and Thermal Properties of Injected Moulded Thermoplastic Starch&quot;,&quot;type&quot;:&quot;article-journal&quot;,&quot;container-title-short&quot;:&quot;&quot;},&quot;uris&quot;:[&quot;http://www.mendeley.com/documents/?uuid=5d1ce6d0-e736-4472-a00f-0a2cc7e5260e&quot;],&quot;isTemporary&quot;:false,&quot;legacyDesktopId&quot;:&quot;5d1ce6d0-e736-4472-a00f-0a2cc7e5260e&quot;},{&quot;id&quot;:&quot;2a19325f-558a-5196-ba9f-51226d96e289&quot;,&quot;itemData&quot;:{&quot;DOI&quot;:&quot;10.3389/fmats.2019.00058&quot;,&quot;ISSN&quot;:&quot;22968016&quot;,&quot;abstract&quot;:&quot;As a novel biodegradable material, poly (vinyl) alcohol (PVA)/starch (ST)/ glycerol (GL)/ halloysite nanotube (HNT) nanocomposite films were prepared by solution casting at the HNT contents of 0.25, 0.5, 1, 3, and 5 wt%. Water absorption capacity and water solubility of nanocomposite films were decreased remarkably by 44.24 and 48.05%, respectively, with increasing the HNT content from 0 to 5 wt% when compared with those of biopolymer matrices. Moreover, the water contact angle of nanocomposite films increased by 21.36° with the incorporation of HNTs. The presence of HNTs appeared to reduce the overall migration rates for PVA/ST/GL/HNT nanocomposite films when interacting with either hydrophilic or lipophilic food simulants. However, the migration rates of HNTs alone were enhanced with increasing the HNT content in hydrophilic, lipophilic, and acidic food simulants. On the other hand, the biodegradation rate and light transmittance of nanocomposite films were reduced linearly by 18.56 and 26.90% with increasing the HNT content from 0 to 5 wt%. Overall, novel PVA/ST/GL/HNT nanocomposite films in this study offer highly competitive materials with excellent water resistance, good biodegradability, and acceptable transparency to be potentially used for sustainable food packaging particularly targeting lipophilic and acidic foodstuffs.&quot;,&quot;author&quot;:[{&quot;dropping-particle&quot;:&quot;&quot;,&quot;family&quot;:&quot;Abdullah&quot;,&quot;given&quot;:&quot;Zainab Waheed&quot;,&quot;non-dropping-particle&quot;:&quot;&quot;,&quot;parse-names&quot;:false,&quot;suffix&quot;:&quot;&quot;},{&quot;dropping-particle&quot;:&quot;&quot;,&quot;family&quot;:&quot;Dong&quot;,&quot;given&quot;:&quot;Yu&quot;,&quot;non-dropping-particle&quot;:&quot;&quot;,&quot;parse-names&quot;:false,&quot;suffix&quot;:&quot;&quot;}],&quot;container-title&quot;:&quot;Frontiers in Materials&quot;,&quot;id&quot;:&quot;2a19325f-558a-5196-ba9f-51226d96e289&quot;,&quot;issue&quot;:&quot;April&quot;,&quot;issued&quot;:{&quot;date-parts&quot;:[[&quot;2019&quot;]]},&quot;page&quot;:&quot;1-17&quot;,&quot;title&quot;:&quot;Biodegradable and water resistant poly(vinyl) alcohol (PVA)/starch (ST)/glycerol (GL)/halloysite nanotube (HNT) nanocomposite films for sustainable food packaging&quot;,&quot;type&quot;:&quot;article-journal&quot;,&quot;volume&quot;:&quot;6&quot;,&quot;container-title-short&quot;:&quot;Front Mater&quot;},&quot;uris&quot;:[&quot;http://www.mendeley.com/documents/?uuid=971c89c7-9ed9-407a-b2cc-eea1c01ac889&quot;],&quot;isTemporary&quot;:false,&quot;legacyDesktopId&quot;:&quot;971c89c7-9ed9-407a-b2cc-eea1c01ac889&quot;}]},{&quot;citationID&quot;:&quot;MENDELEY_CITATION_bae21909-874f-40fd-9964-eaaae51498bf&quot;,&quot;properties&quot;:{&quot;noteIndex&quot;:0},&quot;isEdited&quot;:false,&quot;manualOverride&quot;:{&quot;citeprocText&quot;:&quot;[7]&quot;,&quot;isManuallyOverridden&quot;:false,&quot;manualOverrideText&quot;:&quot;&quot;},&quot;citationTag&quot;:&quot;MENDELEY_CITATION_v3_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&quot;,&quot;citationItems&quot;:[{&quot;id&quot;:&quot;deb69da6-fa1f-5598-8fce-6575cf51f847&quot;,&quot;itemData&quot;:{&quot;DOI&quot;:&quot;10.3390/ma11112138&quot;,&quot;ISSN&quot;:&quot;19961944&quot;,&quot;abstract&quot;:&quot;The present study describes the preparation and characterization of binary and ternary blends based on polylactide (PLA) with poly(ε-caprolactone) (PCL) and thermoplastic starch (TPS) to develop fully compostable plastics with improved ductility and toughness. To this end, PLA was first melt-mixed in a co-rotating twin-screw extruder with up to 40 wt % of different PCL and TPS combinations and then shaped into pieces by injection molding. The mechanical, thermal, and thermomechanical properties of the resultant binary and ternary blend pieces were analyzed and related to their composition. Although the biopolymer blends were immiscible, the addition of both PCL and TPS remarkably increased the flexibility and impact strength of PLA while it slightly reduced its mechanical strength. The most balanced mechanical performance was achieved for the ternary blend pieces that combined high PCL contents with low amounts of TPS, suggesting a main phase change from PLA/TPS (comparatively rigid) to PLA/PCL (comparatively flexible). The PLA-based blends presented an \&quot;island-and-sea\&quot; morphology in which the TPS phase contributed to the fine dispersion of PCL as micro-sized spherical domains that acted as a rubber-like phase with the capacity to improve toughness. In addition, the here-prepared ternary blend pieces presented slightly higher thermal stability and lower thermomechanical stiffness than the neat PLA pieces. Finally, all biopolymer pieces fully disintegrated in a controlled compost soil after 28 days. Therefore, the inherently low ductility and toughness of PLA can be successfully improved by melt blending with PCL and TPS, resulting in compostable plastic materials with a great potential in, for instance, rigid packaging applications.&quot;,&quot;author&quot;:[{&quot;dropping-particle&quot;:&quot;&quot;,&quot;family&quot;:&quot;Quiles-Carrillo&quot;,&quot;given&quot;:&quot;Luis&quot;,&quot;non-dropping-particle&quot;:&quot;&quot;,&quot;parse-names&quot;:false,&quot;suffix&quot;:&quot;&quot;},{&quot;dropping-particle&quot;:&quot;&quot;,&quot;family&quot;:&quot;Montanes&quot;,&quot;given&quot;:&quot;Nestor&quot;,&quot;non-dropping-particle&quot;:&quot;&quot;,&quot;parse-names&quot;:false,&quot;suffix&quot;:&quot;&quot;},{&quot;dropping-particle&quot;:&quot;&quot;,&quot;family&quot;:&quot;Pineiro&quot;,&quot;given&quot;:&quot;Fede&quot;,&quot;non-dropping-particle&quot;:&quot;&quot;,&quot;parse-names&quot;:false,&quot;suffix&quot;:&quot;&quot;},{&quot;dropping-particle&quot;:&quot;&quot;,&quot;family&quot;:&quot;Jorda-Vilaplana&quot;,&quot;given&quot;:&quot;Amparo&quot;,&quot;non-dropping-particle&quot;:&quot;&quot;,&quot;parse-names&quot;:false,&quot;suffix&quot;:&quot;&quot;},{&quot;dropping-particle&quot;:&quot;&quot;,&quot;family&quot;:&quot;Torres-Giner&quot;,&quot;given&quot;:&quot;Sergio&quot;,&quot;non-dropping-particle&quot;:&quot;&quot;,&quot;parse-names&quot;:false,&quot;suffix&quot;:&quot;&quot;}],&quot;container-title&quot;:&quot;Materials&quot;,&quot;id&quot;:&quot;deb69da6-fa1f-5598-8fce-6575cf51f847&quot;,&quot;issue&quot;:&quot;11&quot;,&quot;issued&quot;:{&quot;date-parts&quot;:[[&quot;2018&quot;]]},&quot;page&quot;:&quot;1-20&quot;,&quot;title&quot;:&quot;Ductility and toughness improvement of injection-molded compostable pieces of polylactide by melt blending with poly(ε-caprolactone) and thermoplastic starch&quot;,&quot;type&quot;:&quot;article-journal&quot;,&quot;volume&quot;:&quot;11&quot;,&quot;container-title-short&quot;:&quot;&quot;},&quot;uris&quot;:[&quot;http://www.mendeley.com/documents/?uuid=e651fa8a-cfa5-49b7-8967-33e41018a12d&quot;],&quot;isTemporary&quot;:false,&quot;legacyDesktopId&quot;:&quot;e651fa8a-cfa5-49b7-8967-33e41018a12d&quot;}]},{&quot;citationID&quot;:&quot;MENDELEY_CITATION_0db9f350-b088-4d67-8cda-da9acc36f77d&quot;,&quot;properties&quot;:{&quot;noteIndex&quot;:0},&quot;isEdited&quot;:false,&quot;manualOverride&quot;:{&quot;citeprocText&quot;:&quot;[16]&quot;,&quot;isManuallyOverridden&quot;:false,&quot;manualOverrideText&quot;:&quot;&quot;},&quot;citationTag&quot;:&quot;MENDELEY_CITATION_v3_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&quot;,&quot;citationItems&quot;:[{&quot;id&quot;:&quot;aa222045-acb5-5fc8-b086-0ba1ee34edcf&quot;,&quot;itemData&quot;:{&quot;DOI&quot;:&quot;10.1016/j.foodhyd.2020.105696&quot;,&quot;ISSN&quot;:&quot;0268005X&quot;,&quot;abstract&quot;:&quot;Starch, as one of the most abundant, sustainable and low-cost commercial biopolymers, has versatile applications in many industries (e.g. food, paper, packaging, construction, etc.). Herein, we reported the synthesis of starch-based polyelectrolyte complexes (SPECs) barrier coatings through a straightforward, industrially scalable shear mixing process. The formation of SPECs was significantly impacted by molecular weight (MW) and charge density of starch polymer chains, resulting in SPECs with different particle sizes, particle morphologies and rheological behaviors. Larger MW and higher charge density contributed to the formation of stiff and entangled starch macromolecular network modulated by different intermolecular interactions, thus leading to a densely packed structure in the coating materials. High MW SPEC coated paperboard exhibited uniform, defect-free surface morphology, improved mechanical properties (18% and 21% increase in tensile strength and Young's modulus, respectively), and excellent barrier performance against water vapor (40% lower than uncoated paperboard), grease (Kit number of 12), and oil penetration (Cobb60: 1.85 g/m2). Such cost-effective, biodegradable and ecologically compatible SPECs barrier materials hold high potential as sustainable alternative coatings for paper and paperboard packaging applications.&quot;,&quot;author&quot;:[{&quot;dropping-particle&quot;:&quot;&quot;,&quot;family&quot;:&quot;Chi&quot;,&quot;given&quot;:&quot;Kai&quot;,&quot;non-dropping-particle&quot;:&quot;&quot;,&quot;parse-names&quot;:false,&quot;suffix&quot;:&quot;&quot;},{&quot;dropping-particle&quot;:&quot;&quot;,&quot;family&quot;:&quot;Wang&quot;,&quot;given&quot;:&quot;Hui&quot;,&quot;non-dropping-particle&quot;:&quot;&quot;,&quot;parse-names&quot;:false,&quot;suffix&quot;:&quot;&quot;},{&quot;dropping-particle&quot;:&quot;&quot;,&quot;family&quot;:&quot;Catchmark&quot;,&quot;given&quot;:&quot;Jeffrey M.&quot;,&quot;non-dropping-particle&quot;:&quot;&quot;,&quot;parse-names&quot;:false,&quot;suffix&quot;:&quot;&quot;}],&quot;container-title&quot;:&quot;Food Hydrocolloids&quot;,&quot;id&quot;:&quot;aa222045-acb5-5fc8-b086-0ba1ee34edcf&quot;,&quot;issue&quot;:&quot;October 2019&quot;,&quot;issued&quot;:{&quot;date-parts&quot;:[[&quot;2020&quot;]]},&quot;page&quot;:&quot;105696&quot;,&quot;publisher&quot;:&quot;Elsevier Ltd&quot;,&quot;title&quot;:&quot;Sustainable starch-based barrier coatings for packaging applications&quot;,&quot;type&quot;:&quot;article-journal&quot;,&quot;volume&quot;:&quot;103&quot;,&quot;container-title-short&quot;:&quot;Food Hydrocoll&quot;},&quot;uris&quot;:[&quot;http://www.mendeley.com/documents/?uuid=87536464-d3e9-4c69-b25c-2435b44bd230&quot;],&quot;isTemporary&quot;:false,&quot;legacyDesktopId&quot;:&quot;87536464-d3e9-4c69-b25c-2435b44bd230&quot;}]},{&quot;citationID&quot;:&quot;MENDELEY_CITATION_31b86d7b-5bde-4d7c-8971-53e5a04832cf&quot;,&quot;properties&quot;:{&quot;noteIndex&quot;:0},&quot;isEdited&quot;:false,&quot;manualOverride&quot;:{&quot;citeprocText&quot;:&quot;[5]&quot;,&quot;isManuallyOverridden&quot;:false,&quot;manualOverrideText&quot;:&quot;&quot;},&quot;citationTag&quot;:&quot;MENDELEY_CITATION_v3_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&quot;,&quot;citationItems&quot;:[{&quot;id&quot;:&quot;efa3100e-97f0-530f-9d0b-66b93345f273&quot;,&quot;itemData&quot;:{&quot;DOI&quot;:&quot;10.1016/j.ijbiomac.2016.12.067&quot;,&quot;ISSN&quot;:&quot;18790003&quot;,&quot;abstract&quot;:&quot;In this work, starch/polyvinyl alcohol (PVA) blend films with different compositions were prepared by melt processing. The effect of the composition and relative humidity (RH) on the structure and properties of the resulting blends were investigated. [sbnd]OH groups on starch and PVA formed hydrogen bonding interactions, which could improve the compatibility of the two components. With the increase of starch, the degree of crystallinity of PVA component decreased. The fracture surface of the blend films exhibited rough surface, suggesting the tough fracture. With the increase of starch, the water uptake at equilibrium decreased. With the increase of RH, the water uptake at equilibrium of the resulting blends increased. The tensile strength, elongation at break and Young's modulus decreased with increasing content of starch. However, at 50% starch content, the flexibility of the blend films was still high, with the elongation at break more than 1000% and tensile strength of 9 MPa, which was superior to the commonly LDPE package films. The tensile strength and Young's modulus decreased with the increase of RH, while the elongation at break was enhanced dramatically, indicating the improved flexibility. Therefore, these kinds of blend films exhibited wide application potentials as packaging materials.&quot;,&quot;author&quot;:[{&quot;dropping-particle&quot;:&quot;&quot;,&quot;family&quot;:&quot;Tian&quot;,&quot;given&quot;:&quot;Huafeng&quot;,&quot;non-dropping-particle&quot;:&quot;&quot;,&quot;parse-names&quot;:false,&quot;suffix&quot;:&quot;&quot;},{&quot;dropping-particle&quot;:&quot;&quot;,&quot;family&quot;:&quot;Yan&quot;,&quot;given&quot;:&quot;Jiaan&quot;,&quot;non-dropping-particle&quot;:&quot;&quot;,&quot;parse-names&quot;:false,&quot;suffix&quot;:&quot;&quot;},{&quot;dropping-particle&quot;:&quot;&quot;,&quot;family&quot;:&quot;Rajulu&quot;,&quot;given&quot;:&quot;A. Varada&quot;,&quot;non-dropping-particle&quot;:&quot;&quot;,&quot;parse-names&quot;:false,&quot;suffix&quot;:&quot;&quot;},{&quot;dropping-particle&quot;:&quot;&quot;,&quot;family&quot;:&quot;Xiang&quot;,&quot;given&quot;:&quot;Aimin&quot;,&quot;non-dropping-particle&quot;:&quot;&quot;,&quot;parse-names&quot;:false,&quot;suffix&quot;:&quot;&quot;},{&quot;dropping-particle&quot;:&quot;&quot;,&quot;family&quot;:&quot;Luo&quot;,&quot;given&quot;:&quot;Xiaogang&quot;,&quot;non-dropping-particle&quot;:&quot;&quot;,&quot;parse-names&quot;:false,&quot;suffix&quot;:&quot;&quot;}],&quot;container-title&quot;:&quot;International Journal of Biological Macromolecules&quot;,&quot;id&quot;:&quot;efa3100e-97f0-530f-9d0b-66b93345f273&quot;,&quot;issued&quot;:{&quot;date-parts&quot;:[[&quot;2017&quot;]]},&quot;page&quot;:&quot;518-523&quot;,&quot;publisher&quot;:&quot;Elsevier B.V.&quot;,&quot;title&quot;:&quot;Fabrication and properties of polyvinyl alcohol/starch blend films: Effect of composition and humidity&quot;,&quot;type&quot;:&quot;article-journal&quot;,&quot;volume&quot;:&quot;96&quot;,&quot;container-title-short&quot;:&quot;Int J Biol Macromol&quot;},&quot;uris&quot;:[&quot;http://www.mendeley.com/documents/?uuid=6503ca88-48f6-4d0b-8a22-3989f42c16af&quot;],&quot;isTemporary&quot;:false,&quot;legacyDesktopId&quot;:&quot;6503ca88-48f6-4d0b-8a22-3989f42c16af&quot;}]},{&quot;citationID&quot;:&quot;MENDELEY_CITATION_7ede078c-e742-4f09-b626-d9e7425741e1&quot;,&quot;properties&quot;:{&quot;noteIndex&quot;:0},&quot;isEdited&quot;:false,&quot;manualOverride&quot;:{&quot;citeprocText&quot;:&quot;[17]&quot;,&quot;isManuallyOverridden&quot;:false,&quot;manualOverrideText&quot;:&quot;&quot;},&quot;citationTag&quot;:&quot;MENDELEY_CITATION_v3_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&quot;,&quot;citationItems&quot;:[{&quot;id&quot;:&quot;1c41436a-04f1-50cd-9318-bfded68272f3&quot;,&quot;itemData&quot;:{&quot;DOI&quot;:&quot;10.1016/j.polymer.2010.01.021&quot;,&quot;ISSN&quot;:&quot;00323861&quot;,&quot;abstract&quot;:&quot;This study aims to investigate the hydrogen bonding interactions in polyvinyl alcohol (PVOH)-starch blends. Semi-empirical AM1 (Austin Model 1) and PM3 (Parameterized Austin Model 3) methods were employed to model the blending. Binding energies, vibrational frequencies and solubility parameters results were used to analyze the compatibility and stability of the blends. Besides that, experimental infrared spectroscopy was also conducted to validate the modeling results. The computed negative binding energies justified the stability of the blending. On the other hand, the solubility parameters of PVOH and starch modeling complexes have been found close to each other. This confirms that PVOH and starch are compatible blends. In addition, vibrational frequency analysis of these molecular complexes has exhibited that the hydroxyl group shifts to lower wavenumbers due to formation of hydrogen bonds. Findings from the experimental infrared spectroscopy have shown agreement with computational vibrational frequency results. The wavenumbers of the specimens increase is dependent on the ratios of PVOH in the blends. Such increment indicates that PVOH and starch interact in a harmonize manner and the blending is compatible. © 2010 Elsevier Ltd. All rights reserved.&quot;,&quot;author&quot;:[{&quot;dropping-particle&quot;:&quot;&quot;,&quot;family&quot;:&quot;Sin&quot;,&quot;given&quot;:&quot;Lee Tin&quot;,&quot;non-dropping-particle&quot;:&quot;&quot;,&quot;parse-names&quot;:false,&quot;suffix&quot;:&quot;&quot;},{&quot;dropping-particle&quot;:&quot;&quot;,&quot;family&quot;:&quot;Rahman&quot;,&quot;given&quot;:&quot;W. A.W.A.&quot;,&quot;non-dropping-particle&quot;:&quot;&quot;,&quot;parse-names&quot;:false,&quot;suffix&quot;:&quot;&quot;},{&quot;dropping-particle&quot;:&quot;&quot;,&quot;family&quot;:&quot;Rahmat&quot;,&quot;given&quot;:&quot;A. R.&quot;,&quot;non-dropping-particle&quot;:&quot;&quot;,&quot;parse-names&quot;:false,&quot;suffix&quot;:&quot;&quot;},{&quot;dropping-particle&quot;:&quot;&quot;,&quot;family&quot;:&quot;Samad&quot;,&quot;given&quot;:&quot;A. A.&quot;,&quot;non-dropping-particle&quot;:&quot;&quot;,&quot;parse-names&quot;:false,&quot;suffix&quot;:&quot;&quot;}],&quot;container-title&quot;:&quot;Polymer&quot;,&quot;id&quot;:&quot;1c41436a-04f1-50cd-9318-bfded68272f3&quot;,&quot;issue&quot;:&quot;5&quot;,&quot;issued&quot;:{&quot;date-parts&quot;:[[&quot;2010&quot;]]},&quot;page&quot;:&quot;1206-1211&quot;,&quot;publisher&quot;:&quot;Elsevier Ltd&quot;,&quot;title&quot;:&quot;Computational modeling and experimental infrared spectroscopy of hydrogen bonding interactions in polyvinyl alcohol-starch blends&quot;,&quot;type&quot;:&quot;article-journal&quot;,&quot;volume&quot;:&quot;51&quot;,&quot;container-title-short&quot;:&quot;Polymer (Guildf)&quot;},&quot;uris&quot;:[&quot;http://www.mendeley.com/documents/?uuid=d772f215-3edb-4cdc-8c94-2f9d6ded0b41&quot;],&quot;isTemporary&quot;:false,&quot;legacyDesktopId&quot;:&quot;d772f215-3edb-4cdc-8c94-2f9d6ded0b41&quot;}]},{&quot;citationID&quot;:&quot;MENDELEY_CITATION_632892c4-990f-4fae-9917-0ad14e565b2e&quot;,&quot;properties&quot;:{&quot;noteIndex&quot;:0},&quot;isEdited&quot;:false,&quot;manualOverride&quot;:{&quot;citeprocText&quot;:&quot;[18]&quot;,&quot;isManuallyOverridden&quot;:false,&quot;manualOverrideText&quot;:&quot;&quot;},&quot;citationTag&quot;:&quot;MENDELEY_CITATION_v3_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&quot;,&quot;citationItems&quot;:[{&quot;id&quot;:&quot;c4913356-a429-5bf9-b066-1dd4ce04a36b&quot;,&quot;itemData&quot;:{&quot;DOI&quot;:&quot;10.1016/j.indcrop.2019.112061&quot;,&quot;ISSN&quot;:&quot;09266690&quot;,&quot;abstract&quot;:&quot;Poly(butylene adipate-Co-terephthalate) (PBAT) is a completely biodegradable aliphatic-aromatic copolyester with competitive mechanical properties in comparison to commodity plastic, although it is about three times more expensive than low-density polyethylene (LDPE). The blending of PBAT with plasticized starch is an effective way to develop more accessible PBAT-based bioplastics for wide application in packaging, but the addition of an appropriate compatibilizer is recommended. Here, we investigate the effect of maleated PBAT (PBATg-MA) and maleic anhydride (MA) coupling agents, on the mechanical properties, morphology, melt rheology and biodegradability of PBAT/TPS blends. It was found that PBATg-MA is an effective reactive compatibilizer promoting the interfacial adhesion between TPS and PBAT phases with a beneficial effect on the tensile strength as well as the elongation at break. The morphology and continuity index change considerably according to the compatibilizer. The biodegradation kinetics was also affected by the presence of compatibilizers, with a decrease in the degradation rate noted when PBATg-MA was used as compatibilizer.&quot;,&quot;author&quot;:[{&quot;dropping-particle&quot;:&quot;&quot;,&quot;family&quot;:&quot;Dammak&quot;,&quot;given&quot;:&quot;Mohamed&quot;,&quot;non-dropping-particle&quot;:&quot;&quot;,&quot;parse-names&quot;:false,&quot;suffix&quot;:&quot;&quot;},{&quot;dropping-particle&quot;:&quot;&quot;,&quot;family&quot;:&quot;Fourati&quot;,&quot;given&quot;:&quot;Yesmine&quot;,&quot;non-dropping-particle&quot;:&quot;&quot;,&quot;parse-names&quot;:false,&quot;suffix&quot;:&quot;&quot;},{&quot;dropping-particle&quot;:&quot;&quot;,&quot;family&quot;:&quot;Tarrés&quot;,&quot;given&quot;:&quot;Quim&quot;,&quot;non-dropping-particle&quot;:&quot;&quot;,&quot;parse-names&quot;:false,&quot;suffix&quot;:&quot;&quot;},{&quot;dropping-particle&quot;:&quot;&quot;,&quot;family&quot;:&quot;Delgado-Aguilar&quot;,&quot;given&quot;:&quot;Marc&quot;,&quot;non-dropping-particle&quot;:&quot;&quot;,&quot;parse-names&quot;:false,&quot;suffix&quot;:&quot;&quot;},{&quot;dropping-particle&quot;:&quot;&quot;,&quot;family&quot;:&quot;Mutjé&quot;,&quot;given&quot;:&quot;Peré&quot;,&quot;non-dropping-particle&quot;:&quot;&quot;,&quot;parse-names&quot;:false,&quot;suffix&quot;:&quot;&quot;},{&quot;dropping-particle&quot;:&quot;&quot;,&quot;family&quot;:&quot;Boufi&quot;,&quot;given&quot;:&quot;Sami&quot;,&quot;non-dropping-particle&quot;:&quot;&quot;,&quot;parse-names&quot;:false,&quot;suffix&quot;:&quot;&quot;}],&quot;container-title&quot;:&quot;Industrial Crops and Products&quot;,&quot;id&quot;:&quot;c4913356-a429-5bf9-b066-1dd4ce04a36b&quot;,&quot;issue&quot;:&quot;December 2019&quot;,&quot;issued&quot;:{&quot;date-parts&quot;:[[&quot;2020&quot;]]},&quot;title&quot;:&quot;Blends of PBAT with plasticized starch for packaging applications: Mechanical properties, rheological behaviour and biodegradability&quot;,&quot;type&quot;:&quot;article-journal&quot;,&quot;volume&quot;:&quot;144&quot;,&quot;container-title-short&quot;:&quot;Ind Crops Prod&quot;},&quot;uris&quot;:[&quot;http://www.mendeley.com/documents/?uuid=9fe77ba9-e7ec-4f29-9459-cc7433b0c0b5&quot;],&quot;isTemporary&quot;:false,&quot;legacyDesktopId&quot;:&quot;9fe77ba9-e7ec-4f29-9459-cc7433b0c0b5&quot;}]},{&quot;citationID&quot;:&quot;MENDELEY_CITATION_14a52448-0595-4f7d-8abb-0cebc765d598&quot;,&quot;properties&quot;:{&quot;noteIndex&quot;:0},&quot;isEdited&quot;:false,&quot;manualOverride&quot;:{&quot;citeprocText&quot;:&quot;[15], [18]–[21]&quot;,&quot;isManuallyOverridden&quot;:false,&quot;manualOverrideText&quot;:&quot;&quot;},&quot;citationTag&quot;:&quot;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&quot;,&quot;citationItems&quot;:[{&quot;id&quot;:&quot;c4913356-a429-5bf9-b066-1dd4ce04a36b&quot;,&quot;itemData&quot;:{&quot;DOI&quot;:&quot;10.1016/j.indcrop.2019.112061&quot;,&quot;ISSN&quot;:&quot;09266690&quot;,&quot;abstract&quot;:&quot;Poly(butylene adipate-Co-terephthalate) (PBAT) is a completely biodegradable aliphatic-aromatic copolyester with competitive mechanical properties in comparison to commodity plastic, although it is about three times more expensive than low-density polyethylene (LDPE). The blending of PBAT with plasticized starch is an effective way to develop more accessible PBAT-based bioplastics for wide application in packaging, but the addition of an appropriate compatibilizer is recommended. Here, we investigate the effect of maleated PBAT (PBATg-MA) and maleic anhydride (MA) coupling agents, on the mechanical properties, morphology, melt rheology and biodegradability of PBAT/TPS blends. It was found that PBATg-MA is an effective reactive compatibilizer promoting the interfacial adhesion between TPS and PBAT phases with a beneficial effect on the tensile strength as well as the elongation at break. The morphology and continuity index change considerably according to the compatibilizer. The biodegradation kinetics was also affected by the presence of compatibilizers, with a decrease in the degradation rate noted when PBATg-MA was used as compatibilizer.&quot;,&quot;author&quot;:[{&quot;dropping-particle&quot;:&quot;&quot;,&quot;family&quot;:&quot;Dammak&quot;,&quot;given&quot;:&quot;Mohamed&quot;,&quot;non-dropping-particle&quot;:&quot;&quot;,&quot;parse-names&quot;:false,&quot;suffix&quot;:&quot;&quot;},{&quot;dropping-particle&quot;:&quot;&quot;,&quot;family&quot;:&quot;Fourati&quot;,&quot;given&quot;:&quot;Yesmine&quot;,&quot;non-dropping-particle&quot;:&quot;&quot;,&quot;parse-names&quot;:false,&quot;suffix&quot;:&quot;&quot;},{&quot;dropping-particle&quot;:&quot;&quot;,&quot;family&quot;:&quot;Tarrés&quot;,&quot;given&quot;:&quot;Quim&quot;,&quot;non-dropping-particle&quot;:&quot;&quot;,&quot;parse-names&quot;:false,&quot;suffix&quot;:&quot;&quot;},{&quot;dropping-particle&quot;:&quot;&quot;,&quot;family&quot;:&quot;Delgado-Aguilar&quot;,&quot;given&quot;:&quot;Marc&quot;,&quot;non-dropping-particle&quot;:&quot;&quot;,&quot;parse-names&quot;:false,&quot;suffix&quot;:&quot;&quot;},{&quot;dropping-particle&quot;:&quot;&quot;,&quot;family&quot;:&quot;Mutjé&quot;,&quot;given&quot;:&quot;Peré&quot;,&quot;non-dropping-particle&quot;:&quot;&quot;,&quot;parse-names&quot;:false,&quot;suffix&quot;:&quot;&quot;},{&quot;dropping-particle&quot;:&quot;&quot;,&quot;family&quot;:&quot;Boufi&quot;,&quot;given&quot;:&quot;Sami&quot;,&quot;non-dropping-particle&quot;:&quot;&quot;,&quot;parse-names&quot;:false,&quot;suffix&quot;:&quot;&quot;}],&quot;container-title&quot;:&quot;Industrial Crops and Products&quot;,&quot;id&quot;:&quot;c4913356-a429-5bf9-b066-1dd4ce04a36b&quot;,&quot;issue&quot;:&quot;December 2019&quot;,&quot;issued&quot;:{&quot;date-parts&quot;:[[&quot;2020&quot;]]},&quot;title&quot;:&quot;Blends of PBAT with plasticized starch for packaging applications: Mechanical properties, rheological behaviour and biodegradability&quot;,&quot;type&quot;:&quot;article-journal&quot;,&quot;volume&quot;:&quot;144&quot;,&quot;container-title-short&quot;:&quot;Ind Crops Prod&quot;},&quot;uris&quot;:[&quot;http://www.mendeley.com/documents/?uuid=9fe77ba9-e7ec-4f29-9459-cc7433b0c0b5&quot;],&quot;isTemporary&quot;:false,&quot;legacyDesktopId&quot;:&quot;9fe77ba9-e7ec-4f29-9459-cc7433b0c0b5&quot;},{&quot;id&quot;:&quot;76d68779-9be0-551a-9a1b-3b248c6125eb&quot;,&quot;itemData&quot;:{&quot;DOI&quot;:&quot;10.1002/app.45751&quot;,&quot;ISSN&quot;:&quot;10974628&quot;,&quot;abstract&quot;:&quot;This work focuses on poly(lactic acid) (PLA) formulations with improved toughness by physical blending with thermoplastic maize starch (TPS) plasticized with aliphatic–aromatic copolyester up to 30 wt %. A noticeable increase in toughness is observed, due to the finely dispersed spherical TPS domains in the PLA matrix. It is worth to note the remarkable increase in the elongation at break that changes from 7% (neat PLA) up to 21.5% for PLA with 30 wt % TPS. The impact-absorbed energy is markedly improved from the relatively low values of neat PLA (1.6 J m−2) up to more than three times. Although TPS is less thermally stable than PLA due to its plasticizer content, in general, PLA/TPS blends offer good balanced thermal stability. The morphology reveals high immiscibility in PLA/TPS blends, with TPS-rich domains with an average size of 1 μm, finely dispersed which, in turn, is responsible for the improved toughness. © 2017 Wiley Periodicals, Inc. J. Appl. Polym. Sci. 2018, 135, 45751.&quot;,&quot;author&quot;:[{&quot;dropping-particle&quot;:&quot;&quot;,&quot;family&quot;:&quot;Ferri&quot;,&quot;given&quot;:&quot;J. M.&quot;,&quot;non-dropping-particle&quot;:&quot;&quot;,&quot;parse-names&quot;:false,&quot;suffix&quot;:&quot;&quot;},{&quot;dropping-particle&quot;:&quot;&quot;,&quot;family&quot;:&quot;Garcia-Garcia&quot;,&quot;given&quot;:&quot;D.&quot;,&quot;non-dropping-particle&quot;:&quot;&quot;,&quot;parse-names&quot;:false,&quot;suffix&quot;:&quot;&quot;},{&quot;dropping-particle&quot;:&quot;&quot;,&quot;family&quot;:&quot;Carbonell-Verdu&quot;,&quot;given&quot;:&quot;A.&quot;,&quot;non-dropping-particle&quot;:&quot;&quot;,&quot;parse-names&quot;:false,&quot;suffix&quot;:&quot;&quot;},{&quot;dropping-particle&quot;:&quot;&quot;,&quot;family&quot;:&quot;Fenollar&quot;,&quot;given&quot;:&quot;O.&quot;,&quot;non-dropping-particle&quot;:&quot;&quot;,&quot;parse-names&quot;:false,&quot;suffix&quot;:&quot;&quot;},{&quot;dropping-particle&quot;:&quot;&quot;,&quot;family&quot;:&quot;Balart&quot;,&quot;given&quot;:&quot;R.&quot;,&quot;non-dropping-particle&quot;:&quot;&quot;,&quot;parse-names&quot;:false,&quot;suffix&quot;:&quot;&quot;}],&quot;container-title&quot;:&quot;Journal of Applied Polymer Science&quot;,&quot;id&quot;:&quot;76d68779-9be0-551a-9a1b-3b248c6125eb&quot;,&quot;issue&quot;:&quot;4&quot;,&quot;issued&quot;:{&quot;date-parts&quot;:[[&quot;2018&quot;]]},&quot;page&quot;:&quot;1-8&quot;,&quot;title&quot;:&quot;Poly(lactic acid) formulations with improved toughness by physical blending with thermoplastic starch&quot;,&quot;type&quot;:&quot;article-journal&quot;,&quot;volume&quot;:&quot;135&quot;,&quot;container-title-short&quot;:&quot;J Appl Polym Sci&quot;},&quot;uris&quot;:[&quot;http://www.mendeley.com/documents/?uuid=69d6b213-0e94-4c1c-bd24-f8d320ec253c&quot;],&quot;isTemporary&quot;:false,&quot;legacyDesktopId&quot;:&quot;69d6b213-0e94-4c1c-bd24-f8d320ec253c&quot;},{&quot;id&quot;:&quot;2a19325f-558a-5196-ba9f-51226d96e289&quot;,&quot;itemData&quot;:{&quot;DOI&quot;:&quot;10.3389/fmats.2019.00058&quot;,&quot;ISSN&quot;:&quot;22968016&quot;,&quot;abstract&quot;:&quot;As a novel biodegradable material, poly (vinyl) alcohol (PVA)/starch (ST)/ glycerol (GL)/ halloysite nanotube (HNT) nanocomposite films were prepared by solution casting at the HNT contents of 0.25, 0.5, 1, 3, and 5 wt%. Water absorption capacity and water solubility of nanocomposite films were decreased remarkably by 44.24 and 48.05%, respectively, with increasing the HNT content from 0 to 5 wt% when compared with those of biopolymer matrices. Moreover, the water contact angle of nanocomposite films increased by 21.36° with the incorporation of HNTs. The presence of HNTs appeared to reduce the overall migration rates for PVA/ST/GL/HNT nanocomposite films when interacting with either hydrophilic or lipophilic food simulants. However, the migration rates of HNTs alone were enhanced with increasing the HNT content in hydrophilic, lipophilic, and acidic food simulants. On the other hand, the biodegradation rate and light transmittance of nanocomposite films were reduced linearly by 18.56 and 26.90% with increasing the HNT content from 0 to 5 wt%. Overall, novel PVA/ST/GL/HNT nanocomposite films in this study offer highly competitive materials with excellent water resistance, good biodegradability, and acceptable transparency to be potentially used for sustainable food packaging particularly targeting lipophilic and acidic foodstuffs.&quot;,&quot;author&quot;:[{&quot;dropping-particle&quot;:&quot;&quot;,&quot;family&quot;:&quot;Abdullah&quot;,&quot;given&quot;:&quot;Zainab Waheed&quot;,&quot;non-dropping-particle&quot;:&quot;&quot;,&quot;parse-names&quot;:false,&quot;suffix&quot;:&quot;&quot;},{&quot;dropping-particle&quot;:&quot;&quot;,&quot;family&quot;:&quot;Dong&quot;,&quot;given&quot;:&quot;Yu&quot;,&quot;non-dropping-particle&quot;:&quot;&quot;,&quot;parse-names&quot;:false,&quot;suffix&quot;:&quot;&quot;}],&quot;container-title&quot;:&quot;Frontiers in Materials&quot;,&quot;id&quot;:&quot;2a19325f-558a-5196-ba9f-51226d96e289&quot;,&quot;issue&quot;:&quot;April&quot;,&quot;issued&quot;:{&quot;date-parts&quot;:[[&quot;2019&quot;]]},&quot;page&quot;:&quot;1-17&quot;,&quot;title&quot;:&quot;Biodegradable and water resistant poly(vinyl) alcohol (PVA)/starch (ST)/glycerol (GL)/halloysite nanotube (HNT) nanocomposite films for sustainable food packaging&quot;,&quot;type&quot;:&quot;article-journal&quot;,&quot;volume&quot;:&quot;6&quot;,&quot;container-title-short&quot;:&quot;Front Mater&quot;},&quot;uris&quot;:[&quot;http://www.mendeley.com/documents/?uuid=971c89c7-9ed9-407a-b2cc-eea1c01ac889&quot;],&quot;isTemporary&quot;:false,&quot;legacyDesktopId&quot;:&quot;971c89c7-9ed9-407a-b2cc-eea1c01ac889&quot;},{&quot;id&quot;:&quot;c23f34f0-4453-52b8-8098-50d6edf13beb&quot;,&quot;itemData&quot;:{&quot;DOI&quot;:&quot;10.1016/j.ijbiomac.2019.06.018&quot;,&quot;ISSN&quot;:&quot;18790003&quot;,&quot;abstract&quot;:&quot;The increasing acceptance of ready to eat food generates demand on development of active and intelligent food packaging material. Even though many polymers have been used for the packaging, they have limitations for broad applications. Among the various polymers, Poly Vinyl Alcohol is a promising film forming polymer with highly flexible, emulsifying and adhesive properties. A variety of nano-fabrication techniques have already been reported to improve the mechanical and antimicrobial properties of PVA to exploit its wider applications. In the present study, starch-PVA based composite films incorporated with zinc oxide nanoparticles and phytochemicals were prepared by solvent casting technique. The films were characterized by XRD, FT-IR, UV–Vis spectrometry and SEM. The developed nanocomposite films were demonstrated to have enhanced water barrier, mechanical and antimicrobial properties. The unique features of the nanocomposite with its pH indication property demonstrated in the study indicate its potential usage in food packaging applications.&quot;,&quot;author&quot;:[{&quot;dropping-particle&quot;:&quot;&quot;,&quot;family&quot;:&quot;Jayakumar&quot;,&quot;given&quot;:&quot;Aswathy&quot;,&quot;non-dropping-particle&quot;:&quot;&quot;,&quot;parse-names&quot;:false,&quot;suffix&quot;:&quot;&quot;},{&quot;dropping-particle&quot;:&quot;&quot;,&quot;family&quot;:&quot;K.V.&quot;,&quot;given&quot;:&quot;Heera&quot;,&quot;non-dropping-particle&quot;:&quot;&quot;,&quot;parse-names&quot;:false,&quot;suffix&quot;:&quot;&quot;},{&quot;dropping-particle&quot;:&quot;&quot;,&quot;family&quot;:&quot;T.S.&quot;,&quot;given&quot;:&quot;Sumi&quot;,&quot;non-dropping-particle&quot;:&quot;&quot;,&quot;parse-names&quot;:false,&quot;suffix&quot;:&quot;&quot;},{&quot;dropping-particle&quot;:&quot;&quot;,&quot;family&quot;:&quot;Joseph&quot;,&quot;given&quot;:&quot;Meritta&quot;,&quot;non-dropping-particle&quot;:&quot;&quot;,&quot;parse-names&quot;:false,&quot;suffix&quot;:&quot;&quot;},{&quot;dropping-particle&quot;:&quot;&quot;,&quot;family&quot;:&quot;Mathew&quot;,&quot;given&quot;:&quot;Shiji&quot;,&quot;non-dropping-particle&quot;:&quot;&quot;,&quot;parse-names&quot;:false,&quot;suffix&quot;:&quot;&quot;},{&quot;dropping-particle&quot;:&quot;&quot;,&quot;family&quot;:&quot;G.&quot;,&quot;given&quot;:&quot;Praveen&quot;,&quot;non-dropping-particle&quot;:&quot;&quot;,&quot;parse-names&quot;:false,&quot;suffix&quot;:&quot;&quot;},{&quot;dropping-particle&quot;:&quot;&quot;,&quot;family&quot;:&quot;Nair&quot;,&quot;given&quot;:&quot;Indu C.&quot;,&quot;non-dropping-particle&quot;:&quot;&quot;,&quot;parse-names&quot;:false,&quot;suffix&quot;:&quot;&quot;},{&quot;dropping-particle&quot;:&quot;&quot;,&quot;family&quot;:&quot;E.K.&quot;,&quot;given&quot;:&quot;Radhakrishnan&quot;,&quot;non-dropping-particle&quot;:&quot;&quot;,&quot;parse-names&quot;:false,&quot;suffix&quot;:&quot;&quot;}],&quot;container-title&quot;:&quot;International Journal of Biological Macromolecules&quot;,&quot;id&quot;:&quot;c23f34f0-4453-52b8-8098-50d6edf13beb&quot;,&quot;issued&quot;:{&quot;date-parts&quot;:[[&quot;2019&quot;]]},&quot;page&quot;:&quot;395-403&quot;,&quot;publisher&quot;:&quot;Elsevier B.V.&quot;,&quot;title&quot;:&quot;Starch-PVA composite films with zinc-oxide nanoparticles and phytochemicals as intelligent pH sensing wraps for food packaging application&quot;,&quot;type&quot;:&quot;article-journal&quot;,&quot;volume&quot;:&quot;136&quot;,&quot;container-title-short&quot;:&quot;Int J Biol Macromol&quot;},&quot;uris&quot;:[&quot;http://www.mendeley.com/documents/?uuid=ff08176c-e10e-4faa-968a-f3a2a5c93ac4&quot;],&quot;isTemporary&quot;:false,&quot;legacyDesktopId&quot;:&quot;ff08176c-e10e-4faa-968a-f3a2a5c93ac4&quot;},{&quot;id&quot;:&quot;bbfdce53-5809-5626-bbba-9bea8d83798f&quot;,&quot;itemData&quot;:{&quot;DOI&quot;:&quot;10.1002/pat.5397&quot;,&quot;ISSN&quot;:&quot;1042-7147&quot;,&quot;abstract&quot;:&quot;Bilayer systems, consisting of electrosprayed gum rosin microspheres (eGR) and poly (ε-caprolactone) (PCL), were prepared. First, the electrospraying processing conditions of GR in two different solvents, dichloromethane, and chloroform, were optimized. Various electrospraying polymeric solution flow rates and applied voltages were tested and morphologically analyzed in terms of particle size distribution and microspheres density. The conditions at which a homogeneous and narrow micro-spheres size distribution was achieved were chosen as the best for each solvent. The eGR was deposited onto a compression-molded PCL film to obtain the bilayer systems. The bilayer systems were characterized by their visual appearance, microstruc-tural analyses, thermal and mechanical performance, and surface wettability. It was determined that the mechanical and thermal behavior of PCL film was not affected due to the addition of the eGR microspheres layer. Meanwhile, the eGR layer considerably changes the surface color of the PCL film, reduces the film transparency, and produces a blocking effect in the UVB region and high blockage in the UVA region. In addition, the microspheres layer presents a tunable hydrophobicity depending on the solvent used, reaching values of ultrahydrophobic surfaces. Thus, the obtained result reveals a great potential to easily process bilayer systems with high interest in sustainable agricultural, packaging, and/or biomedical applications. K E Y W O R D S bilayer, electrospraying, gum rosin, microspheres, poly(ε-caprolactone)&quot;,&quot;author&quot;:[{&quot;dropping-particle&quot;:&quot;&quot;,&quot;family&quot;:&quot;Pavon&quot;,&quot;given&quot;:&quot;Cristina&quot;,&quot;non-dropping-particle&quot;:&quot;&quot;,&quot;parse-names&quot;:false,&quot;suffix&quot;:&quot;&quot;},{&quot;dropping-particle&quot;:&quot;&quot;,&quot;family&quot;:&quot;Aldas&quot;,&quot;given&quot;:&quot;Miguel&quot;,&quot;non-dropping-particle&quot;:&quot;&quot;,&quot;parse-names&quot;:false,&quot;suffix&quot;:&quot;&quot;},{&quot;dropping-particle&quot;:&quot;&quot;,&quot;family&quot;:&quot;La Rosa‐Ramírez&quot;,&quot;given&quot;:&quot;Harrison&quot;,&quot;non-dropping-particle&quot;:&quot;De&quot;,&quot;parse-names&quot;:false,&quot;suffix&quot;:&quot;&quot;},{&quot;dropping-particle&quot;:&quot;&quot;,&quot;family&quot;:&quot;Samper&quot;,&quot;given&quot;:&quot;María Dolores&quot;,&quot;non-dropping-particle&quot;:&quot;&quot;,&quot;parse-names&quot;:false,&quot;suffix&quot;:&quot;&quot;},{&quot;dropping-particle&quot;:&quot;&quot;,&quot;family&quot;:&quot;Arrieta&quot;,&quot;given&quot;:&quot;Marina Patricia&quot;,&quot;non-dropping-particle&quot;:&quot;&quot;,&quot;parse-names&quot;:false,&quot;suffix&quot;:&quot;&quot;},{&quot;dropping-particle&quot;:&quot;&quot;,&quot;family&quot;:&quot;López‐Martínez&quot;,&quot;given&quot;:&quot;Juan&quot;,&quot;non-dropping-particle&quot;:&quot;&quot;,&quot;parse-names&quot;:false,&quot;suffix&quot;:&quot;&quot;}],&quot;container-title&quot;:&quot;Polymers for Advanced Technologies&quot;,&quot;id&quot;:&quot;bbfdce53-5809-5626-bbba-9bea8d83798f&quot;,&quot;issue&quot;:&quot;May&quot;,&quot;issued&quot;:{&quot;date-parts&quot;:[[&quot;2021&quot;]]},&quot;page&quot;:&quot;pat.5397&quot;,&quot;title&quot;:&quot;Bilayer films of poly(ε‐caprolactone) electrosprayed with gum rosin microspheres: Processing and characterization&quot;,&quot;type&quot;:&quot;article-journal&quot;,&quot;container-title-short&quot;:&quot;Polym Adv Technol&quot;},&quot;uris&quot;:[&quot;http://www.mendeley.com/documents/?uuid=5f86517a-9cbd-4c4e-92db-548055d097eb&quot;],&quot;isTemporary&quot;:false,&quot;legacyDesktopId&quot;:&quot;5f86517a-9cbd-4c4e-92db-548055d097eb&quot;}]},{&quot;citationID&quot;:&quot;MENDELEY_CITATION_d95a6cac-6083-4044-b73e-2bdc6b097b5f&quot;,&quot;properties&quot;:{&quot;noteIndex&quot;:0},&quot;isEdited&quot;:false,&quot;manualOverride&quot;:{&quot;citeprocText&quot;:&quot;[13], [14]&quot;,&quot;isManuallyOverridden&quot;:false,&quot;manualOverrideText&quot;:&quot;&quot;},&quot;citationTag&quot;:&quot;MENDELEY_CITATION_v3_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&quot;,&quot;citationItems&quot;:[{&quot;id&quot;:&quot;1bf1ff8b-d512-58d4-ad3e-9a01e3fc6ad5&quot;,&quot;itemData&quot;:{&quot;author&quot;:[{&quot;dropping-particle&quot;:&quot;&quot;,&quot;family&quot;:&quot;Aldas&quot;,&quot;given&quot;:&quot;Miguel&quot;,&quot;non-dropping-particle&quot;:&quot;&quot;,&quot;parse-names&quot;:false,&quot;suffix&quot;:&quot;&quot;},{&quot;dropping-particle&quot;:&quot;&quot;,&quot;family&quot;:&quot;Pavon&quot;,&quot;given&quot;:&quot;Cristina&quot;,&quot;non-dropping-particle&quot;:&quot;&quot;,&quot;parse-names&quot;:false,&quot;suffix&quot;:&quot;&quot;},{&quot;dropping-particle&quot;:&quot;&quot;,&quot;family&quot;:&quot;Juan&quot;,&quot;given&quot;:&quot;L&quot;,&quot;non-dropping-particle&quot;:&quot;&quot;,&quot;parse-names&quot;:false,&quot;suffix&quot;:&quot;&quot;}],&quot;id&quot;:&quot;1bf1ff8b-d512-58d4-ad3e-9a01e3fc6ad5&quot;,&quot;issued&quot;:{&quot;date-parts&quot;:[[&quot;0&quot;]]},&quot;title&quot;:&quot;applied sciences Pine Resin Derivatives as Sustainable Additives to Improve the Mechanical and Thermal Properties of Injected Moulded Thermoplastic Starch&quot;,&quot;type&quot;:&quot;article-journal&quot;,&quot;container-title-short&quot;:&quot;&quot;},&quot;uris&quot;:[&quot;http://www.mendeley.com/documents/?uuid=5d1ce6d0-e736-4472-a00f-0a2cc7e5260e&quot;],&quot;isTemporary&quot;:false,&quot;legacyDesktopId&quot;:&quot;5d1ce6d0-e736-4472-a00f-0a2cc7e5260e&quot;},{&quot;id&quot;:&quot;fae05dfe-af74-5317-88b8-e5dc21f3720a&quot;,&quot;itemData&quot;:{&quot;author&quot;:[{&quot;dropping-particle&quot;:&quot;&quot;,&quot;family&quot;:&quot;Pavon&quot;,&quot;given&quot;:&quot;Cristina&quot;,&quot;non-dropping-particle&quot;:&quot;&quot;,&quot;parse-names&quot;:false,&quot;suffix&quot;:&quot;&quot;},{&quot;dropping-particle&quot;:&quot;&quot;,&quot;family&quot;:&quot;Aldas&quot;,&quot;given&quot;:&quot;Miguel&quot;,&quot;non-dropping-particle&quot;:&quot;&quot;,&quot;parse-names&quot;:false,&quot;suffix&quot;:&quot;&quot;},{&quot;dropping-particle&quot;:&quot;&quot;,&quot;family&quot;:&quot;Juan&quot;,&quot;given&quot;:&quot;L&quot;,&quot;non-dropping-particle&quot;:&quot;&quot;,&quot;parse-names&quot;:false,&quot;suffix&quot;:&quot;&quot;},{&quot;dropping-particle&quot;:&quot;&quot;,&quot;family&quot;:&quot;Arrieta&quot;,&quot;given&quot;:&quot;Marina Patricia&quot;,&quot;non-dropping-particle&quot;:&quot;&quot;,&quot;parse-names&quot;:false,&quot;suffix&quot;:&quot;&quot;}],&quot;id&quot;:&quot;fae05dfe-af74-5317-88b8-e5dc21f3720a&quot;,&quot;issued&quot;:{&quot;date-parts&quot;:[[&quot;2021&quot;]]},&quot;page&quot;:&quot;1-16&quot;,&quot;title&quot;:&quot;Films Based on Thermoplastic Starch Blended with Pine Resin Derivatives for Food Packaging&quot;,&quot;type&quot;:&quot;article-journal&quot;,&quot;container-title-short&quot;:&quot;&quot;},&quot;uris&quot;:[&quot;http://www.mendeley.com/documents/?uuid=2332f358-ee68-48be-96fa-9f99b9e1ed17&quot;],&quot;isTemporary&quot;:false,&quot;legacyDesktopId&quot;:&quot;2332f358-ee68-48be-96fa-9f99b9e1ed17&quot;}]},{&quot;citationID&quot;:&quot;MENDELEY_CITATION_01e58cbc-2a66-4e0c-b04a-a831563d07b2&quot;,&quot;properties&quot;:{&quot;noteIndex&quot;:0},&quot;isEdited&quot;:false,&quot;manualOverride&quot;:{&quot;citeprocText&quot;:&quot;[17], [22], [23]&quot;,&quot;isManuallyOverridden&quot;:false,&quot;manualOverrideText&quot;:&quot;&quot;},&quot;citationTag&quot;:&quot;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&quot;,&quot;citationItems&quot;:[{&quot;id&quot;:&quot;1c41436a-04f1-50cd-9318-bfded68272f3&quot;,&quot;itemData&quot;:{&quot;DOI&quot;:&quot;10.1016/j.polymer.2010.01.021&quot;,&quot;ISSN&quot;:&quot;00323861&quot;,&quot;abstract&quot;:&quot;This study aims to investigate the hydrogen bonding interactions in polyvinyl alcohol (PVOH)-starch blends. Semi-empirical AM1 (Austin Model 1) and PM3 (Parameterized Austin Model 3) methods were employed to model the blending. Binding energies, vibrational frequencies and solubility parameters results were used to analyze the compatibility and stability of the blends. Besides that, experimental infrared spectroscopy was also conducted to validate the modeling results. The computed negative binding energies justified the stability of the blending. On the other hand, the solubility parameters of PVOH and starch modeling complexes have been found close to each other. This confirms that PVOH and starch are compatible blends. In addition, vibrational frequency analysis of these molecular complexes has exhibited that the hydroxyl group shifts to lower wavenumbers due to formation of hydrogen bonds. Findings from the experimental infrared spectroscopy have shown agreement with computational vibrational frequency results. The wavenumbers of the specimens increase is dependent on the ratios of PVOH in the blends. Such increment indicates that PVOH and starch interact in a harmonize manner and the blending is compatible. © 2010 Elsevier Ltd. All rights reserved.&quot;,&quot;author&quot;:[{&quot;dropping-particle&quot;:&quot;&quot;,&quot;family&quot;:&quot;Sin&quot;,&quot;given&quot;:&quot;Lee Tin&quot;,&quot;non-dropping-particle&quot;:&quot;&quot;,&quot;parse-names&quot;:false,&quot;suffix&quot;:&quot;&quot;},{&quot;dropping-particle&quot;:&quot;&quot;,&quot;family&quot;:&quot;Rahman&quot;,&quot;given&quot;:&quot;W. A.W.A.&quot;,&quot;non-dropping-particle&quot;:&quot;&quot;,&quot;parse-names&quot;:false,&quot;suffix&quot;:&quot;&quot;},{&quot;dropping-particle&quot;:&quot;&quot;,&quot;family&quot;:&quot;Rahmat&quot;,&quot;given&quot;:&quot;A. R.&quot;,&quot;non-dropping-particle&quot;:&quot;&quot;,&quot;parse-names&quot;:false,&quot;suffix&quot;:&quot;&quot;},{&quot;dropping-particle&quot;:&quot;&quot;,&quot;family&quot;:&quot;Samad&quot;,&quot;given&quot;:&quot;A. A.&quot;,&quot;non-dropping-particle&quot;:&quot;&quot;,&quot;parse-names&quot;:false,&quot;suffix&quot;:&quot;&quot;}],&quot;container-title&quot;:&quot;Polymer&quot;,&quot;id&quot;:&quot;1c41436a-04f1-50cd-9318-bfded68272f3&quot;,&quot;issue&quot;:&quot;5&quot;,&quot;issued&quot;:{&quot;date-parts&quot;:[[&quot;2010&quot;]]},&quot;page&quot;:&quot;1206-1211&quot;,&quot;publisher&quot;:&quot;Elsevier Ltd&quot;,&quot;title&quot;:&quot;Computational modeling and experimental infrared spectroscopy of hydrogen bonding interactions in polyvinyl alcohol-starch blends&quot;,&quot;type&quot;:&quot;article-journal&quot;,&quot;volume&quot;:&quot;51&quot;,&quot;container-title-short&quot;:&quot;Polymer (Guildf)&quot;},&quot;uris&quot;:[&quot;http://www.mendeley.com/documents/?uuid=d772f215-3edb-4cdc-8c94-2f9d6ded0b41&quot;],&quot;isTemporary&quot;:false,&quot;legacyDesktopId&quot;:&quot;d772f215-3edb-4cdc-8c94-2f9d6ded0b41&quot;},{&quot;id&quot;:&quot;6b8f05c3-e6af-5a76-9751-16bf2117eb30&quot;,&quot;itemData&quot;:{&quot;DOI&quot;:&quot;10.3390/ma12040559&quot;,&quot;ISSN&quot;:&quot;19961944&quot;,&quot;abstract&quot;:&quot;Manuka honey is a well-known natural material from New Zealand, considered to have properties beneficial for burn treatment. Gels created from polyvinyl alcohol (PVA) blended with natural polymers are potential burn-care dressings, combining biocompatibility with high fluid uptake. Controlled release of manuka honey from such materials is a possible strategy for improving burn healing. This work aimed to produce polyvinyl alcohol (PVA), PVA-sodium carboxymethylcellulose (PVA-CMC), PVA-gelatin (PVA-G), and PVA-starch (PVA-S) cryogels infused with honey and to characterize these materials physicochemically, morphologically, and thermally, followed by in vitro analysis of swelling capacity, degradation/weight loss, honey delivery kinetics, and possible activity against Staphylococcus aureus. The addition of honey to PVA led to many PVA crystals with defects, while PVA-starch-honey and PVA-sodium carboxymethylcellulose-honey (PVA-CMC-H) formed amorphous gels. PVA-CMC presented the highest swelling degree of all. PVA-CMC-H and PVA-gelatin-honey presented the highest swelling capacities of the honey-laden samples. Weight loss/degradation was significantly higher for samples containing honey. Layers submitted to more freeze-thawing cycles were less porous in SEM images. With the honey concentration used, samples did not inhibit S. aureus, but pure manuka honey was bactericidal and dilutions superior to 25% honey were bacteriostatic, indicating the need for higher concentrations to be more effective.&quot;,&quot;author&quot;:[{&quot;dropping-particle&quot;:&quot;&quot;,&quot;family&quot;:&quot;Santos&quot;,&quot;given&quot;:&quot;Antonia Monica Neres&quot;,&quot;non-dropping-particle&quot;:&quot;&quot;,&quot;parse-names&quot;:false,&quot;suffix&quot;:&quot;&quot;},{&quot;dropping-particle&quot;:&quot;&quot;,&quot;family&quot;:&quot;Moreira&quot;,&quot;given&quot;:&quot;Ana Paula Duarte&quot;,&quot;non-dropping-particle&quot;:&quot;&quot;,&quot;parse-names&quot;:false,&quot;suffix&quot;:&quot;&quot;},{&quot;dropping-particle&quot;:&quot;&quot;,&quot;family&quot;:&quot;Carvalho&quot;,&quot;given&quot;:&quot;Carlos W.Piler&quot;,&quot;non-dropping-particle&quot;:&quot;&quot;,&quot;parse-names&quot;:false,&quot;suffix&quot;:&quot;&quot;},{&quot;dropping-particle&quot;:&quot;&quot;,&quot;family&quot;:&quot;Luchese&quot;,&quot;given&quot;:&quot;Rosa&quot;,&quot;non-dropping-particle&quot;:&quot;&quot;,&quot;parse-names&quot;:false,&quot;suffix&quot;:&quot;&quot;},{&quot;dropping-particle&quot;:&quot;&quot;,&quot;family&quot;:&quot;Ribeiro&quot;,&quot;given&quot;:&quot;Edlene&quot;,&quot;non-dropping-particle&quot;:&quot;&quot;,&quot;parse-names&quot;:false,&quot;suffix&quot;:&quot;&quot;},{&quot;dropping-particle&quot;:&quot;&quot;,&quot;family&quot;:&quot;McGuinness&quot;,&quot;given&quot;:&quot;Garrett B.&quot;,&quot;non-dropping-particle&quot;:&quot;&quot;,&quot;parse-names&quot;:false,&quot;suffix&quot;:&quot;&quot;},{&quot;dropping-particle&quot;:&quot;&quot;,&quot;family&quot;:&quot;Mendes&quot;,&quot;given&quot;:&quot;Marisa Fernandes&quot;,&quot;non-dropping-particle&quot;:&quot;&quot;,&quot;parse-names&quot;:false,&quot;suffix&quot;:&quot;&quot;},{&quot;dropping-particle&quot;:&quot;&quot;,&quot;family&quot;:&quot;Oliveira&quot;,&quot;given&quot;:&quot;Renata Nunes&quot;,&quot;non-dropping-particle&quot;:&quot;&quot;,&quot;parse-names&quot;:false,&quot;suffix&quot;:&quot;&quot;}],&quot;container-title&quot;:&quot;Materials&quot;,&quot;id&quot;:&quot;6b8f05c3-e6af-5a76-9751-16bf2117eb30&quot;,&quot;issue&quot;:&quot;2&quot;,&quot;issued&quot;:{&quot;date-parts&quot;:[[&quot;2019&quot;]]},&quot;title&quot;:&quot;Physically cross-linked gels of PVA with natural polymers as matrices for manuka honey release in wound-care applications&quot;,&quot;type&quot;:&quot;article-journal&quot;,&quot;volume&quot;:&quot;12&quot;,&quot;container-title-short&quot;:&quot;&quot;},&quot;uris&quot;:[&quot;http://www.mendeley.com/documents/?uuid=05b63433-b099-47f5-90e2-fa75fbc6bbd2&quot;],&quot;isTemporary&quot;:false,&quot;legacyDesktopId&quot;:&quot;05b63433-b099-47f5-90e2-fa75fbc6bbd2&quot;},{&quot;id&quot;:&quot;8fbfba57-90eb-57a9-a212-cdd4dd2d9ee7&quot;,&quot;itemData&quot;:{&quot;DOI&quot;:&quot;10.3390/molecules24030503&quot;,&quot;ISSN&quot;:&quot;14203049&quot;,&quot;abstract&quot;:&quot;Silk sericin (SS) is a type of natural macromolecular protein with excellent hydrophilicity, biocompatibility and biodegradability, but also has very poor mechanical properties. To develop sericin-based wound dressings, we utilized polyvinyl alcohol (PVA) to reinforce the mechanical property of sericin by blending PVA and sericin, then modified zinc oxide nanoparticles (ZnO NPs) on SS/PVA film with the assistance of polydopamine (PDA) to endow SS/PVA film with antibacterial activity. Scanning electron microscopy, energy dispersive spectroscopy and X-ray powder diffraction demonstrated ZnO NPs were well grafted on PDA-SS/PVA film. Fourier transform infrared spectra suggested PDA coating and ZnONPs modification did not alter the structure of sericin and PVA. Water contact angle and swelling tests indicated the excellent hydrophilicity and swellability of ZnO NPs-PDA-SS/PVA composite film. Mass loss analysis showed ZnO NPs-PDA-SS/PVA film had excellent stability. The mechanical performance test suggested the improved tensile strength and elongation at break could meet the requirement of ZnO NPs-PDA-SS/PVA film in biomaterial applications. The antibacterial assay suggested the prepared ZnO NPs-PDA-SS/PVA composite film had a degree of antimicrobial activity against Escherichia coli and Staphylococcus aureus. The excellent hydrophilicity, swellability, stability, mechanical property and antibacterial activity greatly promote the possibility of ZnO NPs-PDA-SS/PVA composite film in antibacterial biomaterials application.&quot;,&quot;author&quot;:[{&quot;dropping-particle&quot;:&quot;&quot;,&quot;family&quot;:&quot;Ai&quot;,&quot;given&quot;:&quot;Lisha&quot;,&quot;non-dropping-particle&quot;:&quot;&quot;,&quot;parse-names&quot;:false,&quot;suffix&quot;:&quot;&quot;},{&quot;dropping-particle&quot;:&quot;&quot;,&quot;family&quot;:&quot;Wang&quot;,&quot;given&quot;:&quot;Yejing&quot;,&quot;non-dropping-particle&quot;:&quot;&quot;,&quot;parse-names&quot;:false,&quot;suffix&quot;:&quot;&quot;},{&quot;dropping-particle&quot;:&quot;&quot;,&quot;family&quot;:&quot;Tao&quot;,&quot;given&quot;:&quot;Gang&quot;,&quot;non-dropping-particle&quot;:&quot;&quot;,&quot;parse-names&quot;:false,&quot;suffix&quot;:&quot;&quot;},{&quot;dropping-particle&quot;:&quot;&quot;,&quot;family&quot;:&quot;Zhao&quot;,&quot;given&quot;:&quot;Ping&quot;,&quot;non-dropping-particle&quot;:&quot;&quot;,&quot;parse-names&quot;:false,&quot;suffix&quot;:&quot;&quot;},{&quot;dropping-particle&quot;:&quot;&quot;,&quot;family&quot;:&quot;Umar&quot;,&quot;given&quot;:&quot;Ahmad&quot;,&quot;non-dropping-particle&quot;:&quot;&quot;,&quot;parse-names&quot;:false,&quot;suffix&quot;:&quot;&quot;},{&quot;dropping-particle&quot;:&quot;&quot;,&quot;family&quot;:&quot;Wang&quot;,&quot;given&quot;:&quot;Peng&quot;,&quot;non-dropping-particle&quot;:&quot;&quot;,&quot;parse-names&quot;:false,&quot;suffix&quot;:&quot;&quot;},{&quot;dropping-particle&quot;:&quot;&quot;,&quot;family&quot;:&quot;He&quot;,&quot;given&quot;:&quot;Huawei&quot;,&quot;non-dropping-particle&quot;:&quot;&quot;,&quot;parse-names&quot;:false,&quot;suffix&quot;:&quot;&quot;}],&quot;container-title&quot;:&quot;Molecules&quot;,&quot;id&quot;:&quot;8fbfba57-90eb-57a9-a212-cdd4dd2d9ee7&quot;,&quot;issue&quot;:&quot;3&quot;,&quot;issued&quot;:{&quot;date-parts&quot;:[[&quot;2019&quot;]]},&quot;title&quot;:&quot;Polydopamine-based surface modification of ZnO nanoparticles on sericin/polyvinyl alcohol composite film for antibacterial application&quot;,&quot;type&quot;:&quot;article-journal&quot;,&quot;volume&quot;:&quot;24&quot;,&quot;container-title-short&quot;:&quot;&quot;},&quot;uris&quot;:[&quot;http://www.mendeley.com/documents/?uuid=7a735f93-1c14-4a77-abc5-b0e03e2b956b&quot;],&quot;isTemporary&quot;:false,&quot;legacyDesktopId&quot;:&quot;7a735f93-1c14-4a77-abc5-b0e03e2b956b&quot;}]},{&quot;citationID&quot;:&quot;MENDELEY_CITATION_e181581b-696e-4e48-8e26-613cc939475a&quot;,&quot;properties&quot;:{&quot;noteIndex&quot;:0},&quot;isEdited&quot;:false,&quot;manualOverride&quot;:{&quot;citeprocText&quot;:&quot;[12], [24]&quot;,&quot;isManuallyOverridden&quot;:false,&quot;manualOverrideText&quot;:&quot;&quot;},&quot;citationTag&quot;:&quot;MENDELEY_CITATION_v3_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&quot;,&quot;citationItems&quot;:[{&quot;id&quot;:&quot;d8c4b5e4-0ef6-5d4d-a607-efb3d749393c&quot;,&quot;itemData&quot;:{&quot;DOI&quot;:&quot;10.1080/10408398.2011.636156&quot;,&quot;ISSN&quot;:&quot;15497852&quot;,&quot;abstract&quot;:&quot;Canola Council of Canada, Winnipeg, Manitoba, Canada The rising costs of nonrenewable feedstocks and environmental concerns with their industrial usage have encouraged the study and development of renewable products, including thermoplastic starch (TPS). Starch is an abundant, plant-based biodegradable material with interesting physicochemical characteristics that can be exploited, and this has received attention for development of TPS products. Starch exhibits usable thermoplastic properties when plasticizers, elevated temperatures, and shear are present. The choice of plasticizer has an effect on TPS, even when these have similar plasticization principles. Most TPS have glass transition temperature, Tg, in the range of approximately -75 to 10°C. Glassy transition of TPS is detected by differential scanning calorimeter (DSC) and thermodynamic analyzer (DMA), although DMA has been found to be more sensitive and effective. TPS has low tensile properties, typically below 6 MPa in tensile strength (TS). The addition of synthetic polymers, nanoclay, and fiber can improve TS and water-resistance ability. The moisture sorption behavior of TPS is described in GAB and BET models, from which monolayer moisture content and specific area are derived. Current studies on surface tension, gas permeability, crystallinity, and so on of the TPS are also reviewed. © 2014 Copyright Taylor and Francis Group, LLC.&quot;,&quot;author&quot;:[{&quot;dropping-particle&quot;:&quot;&quot;,&quot;family&quot;:&quot;Zhang&quot;,&quot;given&quot;:&quot;Yachuan&quot;,&quot;non-dropping-particle&quot;:&quot;&quot;,&quot;parse-names&quot;:false,&quot;suffix&quot;:&quot;&quot;},{&quot;dropping-particle&quot;:&quot;&quot;,&quot;family&quot;:&quot;Rempel&quot;,&quot;given&quot;:&quot;Curtis&quot;,&quot;non-dropping-particle&quot;:&quot;&quot;,&quot;parse-names&quot;:false,&quot;suffix&quot;:&quot;&quot;},{&quot;dropping-particle&quot;:&quot;&quot;,&quot;family&quot;:&quot;Liu&quot;,&quot;given&quot;:&quot;Qiang&quot;,&quot;non-dropping-particle&quot;:&quot;&quot;,&quot;parse-names&quot;:false,&quot;suffix&quot;:&quot;&quot;}],&quot;container-title&quot;:&quot;Critical Reviews in Food Science and Nutrition&quot;,&quot;id&quot;:&quot;d8c4b5e4-0ef6-5d4d-a607-efb3d749393c&quot;,&quot;issue&quot;:&quot;10&quot;,&quot;issued&quot;:{&quot;date-parts&quot;:[[&quot;2014&quot;]]},&quot;page&quot;:&quot;1353-1370&quot;,&quot;title&quot;:&quot;Thermoplastic Starch Processing and Characteristics-A Review&quot;,&quot;type&quot;:&quot;article-journal&quot;,&quot;volume&quot;:&quot;54&quot;,&quot;container-title-short&quot;:&quot;Crit Rev Food Sci Nutr&quot;},&quot;uris&quot;:[&quot;http://www.mendeley.com/documents/?uuid=b62674b9-01b5-44a2-a902-508e627cde6f&quot;],&quot;isTemporary&quot;:false,&quot;legacyDesktopId&quot;:&quot;b62674b9-01b5-44a2-a902-508e627cde6f&quot;},{&quot;id&quot;:&quot;6dc2a1a6-61af-5c9b-8c4d-6accd707a20f&quot;,&quot;itemData&quot;:{&quot;ISBN&quot;:&quot;1020100095&quot;,&quot;author&quot;:[{&quot;dropping-particle&quot;:&quot;&quot;,&quot;family&quot;:&quot;Kang&quot;,&quot;given&quot;:&quot;Kueon&quot;,&quot;non-dropping-particle&quot;:&quot;&quot;,&quot;parse-names&quot;:false,&quot;suffix&quot;:&quot;&quot;},{&quot;dropping-particle&quot;:&quot;&quot;,&quot;family&quot;:&quot;Park&quot;,&quot;given&quot;:&quot;Jung&quot;,&quot;non-dropping-particle&quot;:&quot;&quot;,&quot;parse-names&quot;:false,&quot;suffix&quot;:&quot;&quot;},{&quot;dropping-particle&quot;:&quot;&quot;,&quot;family&quot;:&quot;Hyoung&quot;,&quot;given&quot;:&quot;Seo&quot;,&quot;non-dropping-particle&quot;:&quot;&quot;,&quot;parse-names&quot;:false,&quot;suffix&quot;:&quot;&quot;},{&quot;dropping-particle&quot;:&quot;&quot;,&quot;family&quot;:&quot;Oh&quot;,&quot;given&quot;:&quot;Jae Young&quot;,&quot;non-dropping-particle&quot;:&quot;&quot;,&quot;parse-names&quot;:false,&quot;suffix&quot;:&quot;&quot;}],&quot;id&quot;:&quot;6dc2a1a6-61af-5c9b-8c4d-6accd707a20f&quot;,&quot;issued&quot;:{&quot;date-parts&quot;:[[&quot;2014&quot;]]},&quot;title&quot;:&quot;United States Patent US 10 , 364 , 642 B1&quot;,&quot;type&quot;:&quot;article-journal&quot;,&quot;container-title-short&quot;:&quot;&quot;},&quot;uris&quot;:[&quot;http://www.mendeley.com/documents/?uuid=f3202ed5-d255-4504-bc47-f260cb8f40ae&quot;],&quot;isTemporary&quot;:false,&quot;legacyDesktopId&quot;:&quot;f3202ed5-d255-4504-bc47-f260cb8f40ae&quot;}]},{&quot;citationID&quot;:&quot;MENDELEY_CITATION_482c39e0-a29c-43fe-9817-d0586f950dc7&quot;,&quot;properties&quot;:{&quot;noteIndex&quot;:0},&quot;isEdited&quot;:false,&quot;manualOverride&quot;:{&quot;citeprocText&quot;:&quot;[3], [24]&quot;,&quot;isManuallyOverridden&quot;:false,&quot;manualOverrideText&quot;:&quot;&quot;},&quot;citationTag&quot;:&quot;MENDELEY_CITATION_v3_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&quot;,&quot;citationItems&quot;:[{&quot;id&quot;:&quot;6dc2a1a6-61af-5c9b-8c4d-6accd707a20f&quot;,&quot;itemData&quot;:{&quot;ISBN&quot;:&quot;1020100095&quot;,&quot;author&quot;:[{&quot;dropping-particle&quot;:&quot;&quot;,&quot;family&quot;:&quot;Kang&quot;,&quot;given&quot;:&quot;Kueon&quot;,&quot;non-dropping-particle&quot;:&quot;&quot;,&quot;parse-names&quot;:false,&quot;suffix&quot;:&quot;&quot;},{&quot;dropping-particle&quot;:&quot;&quot;,&quot;family&quot;:&quot;Park&quot;,&quot;given&quot;:&quot;Jung&quot;,&quot;non-dropping-particle&quot;:&quot;&quot;,&quot;parse-names&quot;:false,&quot;suffix&quot;:&quot;&quot;},{&quot;dropping-particle&quot;:&quot;&quot;,&quot;family&quot;:&quot;Hyoung&quot;,&quot;given&quot;:&quot;Seo&quot;,&quot;non-dropping-particle&quot;:&quot;&quot;,&quot;parse-names&quot;:false,&quot;suffix&quot;:&quot;&quot;},{&quot;dropping-particle&quot;:&quot;&quot;,&quot;family&quot;:&quot;Oh&quot;,&quot;given&quot;:&quot;Jae Young&quot;,&quot;non-dropping-particle&quot;:&quot;&quot;,&quot;parse-names&quot;:false,&quot;suffix&quot;:&quot;&quot;}],&quot;id&quot;:&quot;6dc2a1a6-61af-5c9b-8c4d-6accd707a20f&quot;,&quot;issued&quot;:{&quot;date-parts&quot;:[[&quot;2014&quot;]]},&quot;title&quot;:&quot;United States Patent US 10 , 364 , 642 B1&quot;,&quot;type&quot;:&quot;article-journal&quot;,&quot;container-title-short&quot;:&quot;&quot;},&quot;uris&quot;:[&quot;http://www.mendeley.com/documents/?uuid=f3202ed5-d255-4504-bc47-f260cb8f40ae&quot;],&quot;isTemporary&quot;:false,&quot;legacyDesktopId&quot;:&quot;f3202ed5-d255-4504-bc47-f260cb8f40ae&quot;},{&quot;id&quot;:&quot;a7e8a569-806c-5f71-8c63-b1aeadfda9fd&quot;,&quot;itemData&quot;:{&quot;DOI&quot;:&quot;10.1016/j.carbpol.2011.01.030&quot;,&quot;ISSN&quot;:&quot;01448617&quot;,&quot;abstract&quot;:&quot;Recent environmental regulations, societal concerns and growing environmental understanding throughout the world have triggered renewed efforts in plastic industry to develop new products and processes compatible with our environment. This review outlines the new developments in thermoplastic starch, polyvinyl alcohol based blends and nanocomposites. These materials show a broad and versatile range of physical properties and other advantageous characteristics at acceptable cost and biodegradation rate and can be employed in a wide range of applications. To further improve their properties (such as mechanical properties, moisture sensitivity), some physical or chemical methods such as cross-linking, incorporation of new nanoparticles can be applied. With these new techniques, materials with a great variety of property profiles could be realized and they were even able to compete, both in price and in performance, with synthetic polymeric materials in different applications. © 2011 Elsevier Ltd. All rights reserved.&quot;,&quot;author&quot;:[{&quot;dropping-particle&quot;:&quot;&quot;,&quot;family&quot;:&quot;Tang&quot;,&quot;given&quot;:&quot;Xiaozhi&quot;,&quot;non-dropping-particle&quot;:&quot;&quot;,&quot;parse-names&quot;:false,&quot;suffix&quot;:&quot;&quot;},{&quot;dropping-particle&quot;:&quot;&quot;,&quot;family&quot;:&quot;Alavi&quot;,&quot;given&quot;:&quot;Sajid&quot;,&quot;non-dropping-particle&quot;:&quot;&quot;,&quot;parse-names&quot;:false,&quot;suffix&quot;:&quot;&quot;}],&quot;container-title&quot;:&quot;Carbohydrate Polymers&quot;,&quot;id&quot;:&quot;a7e8a569-806c-5f71-8c63-b1aeadfda9fd&quot;,&quot;issue&quot;:&quot;1&quot;,&quot;issued&quot;:{&quot;date-parts&quot;:[[&quot;2011&quot;]]},&quot;page&quot;:&quot;7-16&quot;,&quot;publisher&quot;:&quot;Elsevier Ltd.&quot;,&quot;title&quot;:&quot;Recent advances in starch, polyvinyl alcohol based polymer blends, nanocomposites and their biodegradability&quot;,&quot;type&quot;:&quot;article-journal&quot;,&quot;volume&quot;:&quot;85&quot;,&quot;container-title-short&quot;:&quot;Carbohydr Polym&quot;},&quot;uris&quot;:[&quot;http://www.mendeley.com/documents/?uuid=b15db3ef-127b-4ab9-9070-3d149a187eaf&quot;],&quot;isTemporary&quot;:false,&quot;legacyDesktopId&quot;:&quot;b15db3ef-127b-4ab9-9070-3d149a187eaf&quot;}]},{&quot;citationID&quot;:&quot;MENDELEY_CITATION_5be6b900-0706-4334-a6d3-434bc5e2e7e5&quot;,&quot;properties&quot;:{&quot;noteIndex&quot;:0},&quot;isEdited&quot;:false,&quot;manualOverride&quot;:{&quot;citeprocText&quot;:&quot;[23], [25]&quot;,&quot;isManuallyOverridden&quot;:false,&quot;manualOverrideText&quot;:&quot;&quot;},&quot;citationTag&quot;:&quot;MENDELEY_CITATION_v3_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&quot;,&quot;citationItems&quot;:[{&quot;id&quot;:&quot;6ade4001-ad54-5058-89a6-5d520b41eed7&quot;,&quot;itemData&quot;:{&quot;DOI&quot;:&quot;10.3390/nano9030323&quot;,&quot;ISSN&quot;:&quot;20794991&quot;,&quot;abstract&quot;:&quot;Poly(vinyl alcohol) (PVA) nanocomposites containing three different nanofillers are prepared and compared in terms of their thermal properties, morphologies, and oxygen permeabilities. Specifically, pristine saponite (SPT) clay, hydrophilic organically modified bentonite (OMB), and hexadecylamine-functionalized graphene sheets (HDA-GSs) are utilized as nanofillers to fabricate PVA nanocomposite films. The hybrid films are fabricated from blended solutions of PVA and the three different nanofillers. The content of each filler with respect to PVA is varied from 0 to 10 wt%, and the changes in the properties of the PVA matrices as a function of the filler content are discussed. With respect to the hybrid containing 5 wt% of SPT, OMB, and HDA-GS, each layer in the polymer matrix consists of well-dispersed individual nanofiller layers. However, the fillers are mainly aggregated in the polymer matrix in a manner similar to the case for the hybrid material containing 10 wt% of fillers. In the thermal properties, SPT and OMB are most effective when the filler corresponds to 5 wt% and 7 wt% for HDA-GS, respectively, and the gas barrier is most effective with respect to 5 wt% content in all fillers. Among the three types of nanofillers that are investigated, OMB exhibits optimal results in terms of thermal stability and the gas barrier effect.&quot;,&quot;author&quot;:[{&quot;dropping-particle&quot;:&quot;&quot;,&quot;family&quot;:&quot;Chang&quot;,&quot;given&quot;:&quot;Jin Hae&quot;,&quot;non-dropping-particle&quot;:&quot;&quot;,&quot;parse-names&quot;:false,&quot;suffix&quot;:&quot;&quot;}],&quot;container-title&quot;:&quot;Nanomaterials&quot;,&quot;id&quot;:&quot;6ade4001-ad54-5058-89a6-5d520b41eed7&quot;,&quot;issue&quot;:&quot;3&quot;,&quot;issued&quot;:{&quot;date-parts&quot;:[[&quot;2019&quot;]]},&quot;title&quot;:&quot;Comparative analysis of properties of PVA composites with various nanofillers: Pristine clay, organoclay, and functionalized graphene&quot;,&quot;type&quot;:&quot;article-journal&quot;,&quot;volume&quot;:&quot;9&quot;,&quot;container-title-short&quot;:&quot;&quot;},&quot;uris&quot;:[&quot;http://www.mendeley.com/documents/?uuid=8ae3027b-9a04-4997-ab56-30863e1fc1d1&quot;],&quot;isTemporary&quot;:false,&quot;legacyDesktopId&quot;:&quot;8ae3027b-9a04-4997-ab56-30863e1fc1d1&quot;},{&quot;id&quot;:&quot;8fbfba57-90eb-57a9-a212-cdd4dd2d9ee7&quot;,&quot;itemData&quot;:{&quot;DOI&quot;:&quot;10.3390/molecules24030503&quot;,&quot;ISSN&quot;:&quot;14203049&quot;,&quot;abstract&quot;:&quot;Silk sericin (SS) is a type of natural macromolecular protein with excellent hydrophilicity, biocompatibility and biodegradability, but also has very poor mechanical properties. To develop sericin-based wound dressings, we utilized polyvinyl alcohol (PVA) to reinforce the mechanical property of sericin by blending PVA and sericin, then modified zinc oxide nanoparticles (ZnO NPs) on SS/PVA film with the assistance of polydopamine (PDA) to endow SS/PVA film with antibacterial activity. Scanning electron microscopy, energy dispersive spectroscopy and X-ray powder diffraction demonstrated ZnO NPs were well grafted on PDA-SS/PVA film. Fourier transform infrared spectra suggested PDA coating and ZnONPs modification did not alter the structure of sericin and PVA. Water contact angle and swelling tests indicated the excellent hydrophilicity and swellability of ZnO NPs-PDA-SS/PVA composite film. Mass loss analysis showed ZnO NPs-PDA-SS/PVA film had excellent stability. The mechanical performance test suggested the improved tensile strength and elongation at break could meet the requirement of ZnO NPs-PDA-SS/PVA film in biomaterial applications. The antibacterial assay suggested the prepared ZnO NPs-PDA-SS/PVA composite film had a degree of antimicrobial activity against Escherichia coli and Staphylococcus aureus. The excellent hydrophilicity, swellability, stability, mechanical property and antibacterial activity greatly promote the possibility of ZnO NPs-PDA-SS/PVA composite film in antibacterial biomaterials application.&quot;,&quot;author&quot;:[{&quot;dropping-particle&quot;:&quot;&quot;,&quot;family&quot;:&quot;Ai&quot;,&quot;given&quot;:&quot;Lisha&quot;,&quot;non-dropping-particle&quot;:&quot;&quot;,&quot;parse-names&quot;:false,&quot;suffix&quot;:&quot;&quot;},{&quot;dropping-particle&quot;:&quot;&quot;,&quot;family&quot;:&quot;Wang&quot;,&quot;given&quot;:&quot;Yejing&quot;,&quot;non-dropping-particle&quot;:&quot;&quot;,&quot;parse-names&quot;:false,&quot;suffix&quot;:&quot;&quot;},{&quot;dropping-particle&quot;:&quot;&quot;,&quot;family&quot;:&quot;Tao&quot;,&quot;given&quot;:&quot;Gang&quot;,&quot;non-dropping-particle&quot;:&quot;&quot;,&quot;parse-names&quot;:false,&quot;suffix&quot;:&quot;&quot;},{&quot;dropping-particle&quot;:&quot;&quot;,&quot;family&quot;:&quot;Zhao&quot;,&quot;given&quot;:&quot;Ping&quot;,&quot;non-dropping-particle&quot;:&quot;&quot;,&quot;parse-names&quot;:false,&quot;suffix&quot;:&quot;&quot;},{&quot;dropping-particle&quot;:&quot;&quot;,&quot;family&quot;:&quot;Umar&quot;,&quot;given&quot;:&quot;Ahmad&quot;,&quot;non-dropping-particle&quot;:&quot;&quot;,&quot;parse-names&quot;:false,&quot;suffix&quot;:&quot;&quot;},{&quot;dropping-particle&quot;:&quot;&quot;,&quot;family&quot;:&quot;Wang&quot;,&quot;given&quot;:&quot;Peng&quot;,&quot;non-dropping-particle&quot;:&quot;&quot;,&quot;parse-names&quot;:false,&quot;suffix&quot;:&quot;&quot;},{&quot;dropping-particle&quot;:&quot;&quot;,&quot;family&quot;:&quot;He&quot;,&quot;given&quot;:&quot;Huawei&quot;,&quot;non-dropping-particle&quot;:&quot;&quot;,&quot;parse-names&quot;:false,&quot;suffix&quot;:&quot;&quot;}],&quot;container-title&quot;:&quot;Molecules&quot;,&quot;id&quot;:&quot;8fbfba57-90eb-57a9-a212-cdd4dd2d9ee7&quot;,&quot;issue&quot;:&quot;3&quot;,&quot;issued&quot;:{&quot;date-parts&quot;:[[&quot;2019&quot;]]},&quot;title&quot;:&quot;Polydopamine-based surface modification of ZnO nanoparticles on sericin/polyvinyl alcohol composite film for antibacterial application&quot;,&quot;type&quot;:&quot;article-journal&quot;,&quot;volume&quot;:&quot;24&quot;,&quot;container-title-short&quot;:&quot;&quot;},&quot;uris&quot;:[&quot;http://www.mendeley.com/documents/?uuid=7a735f93-1c14-4a77-abc5-b0e03e2b956b&quot;],&quot;isTemporary&quot;:false,&quot;legacyDesktopId&quot;:&quot;7a735f93-1c14-4a77-abc5-b0e03e2b956b&quot;}]},{&quot;citationID&quot;:&quot;MENDELEY_CITATION_40831070-2711-41c9-bed6-e17b1441508c&quot;,&quot;properties&quot;:{&quot;noteIndex&quot;:0},&quot;isEdited&quot;:false,&quot;manualOverride&quot;:{&quot;citeprocText&quot;:&quot;[26]&quot;,&quot;isManuallyOverridden&quot;:false,&quot;manualOverrideText&quot;:&quot;&quot;},&quot;citationTag&quot;:&quot;MENDELEY_CITATION_v3_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&quot;,&quot;citationItems&quot;:[{&quot;id&quot;:&quot;d5e372bf-75d7-510d-8360-2e14c15db85f&quot;,&quot;itemData&quot;:{&quot;DOI&quot;:&quot;10.1016/j.carbpol.2020.116225&quot;,&quot;ISSN&quot;:&quot;01448617&quot;,&quot;abstract&quot;:&quot;Thermal degradation kinetics was performed on thermogravimetric (TGA) curves of crosslinked PVA/starch composite films reinforced with barley husk (BH) and grafted BH (using lauric acid) obtained by heating samples in an inert atmosphere with different heating rates (5, 10, 15 and 20 °C/min). The activation energy for composite films was determined using Flynn-Wall-Ozawa (FWO) Kissinger-Akahira-Sunose (KAS), Friedman (FR) and modified Coasts Redfern (CR) methods. The results showed that activation energy for thermal degradation of grafted BH composite film was higher than of BH. Incorporation of grafted BH into crosslinked PVA/starch matrix improved the mechanical performance of the films compared to BH and showed 30 % increase in tensile strength after reinforcement. Grafted BH composite films showed higher barrier properties for light, water vapor and oxygen as required for packaging applications. Biodegradability of the films improved significantly after incorporation of BH into the polymer matrix and showed 70 % degradation after 180 days.&quot;,&quot;author&quot;:[{&quot;dropping-particle&quot;:&quot;&quot;,&quot;family&quot;:&quot;Mittal&quot;,&quot;given&quot;:&quot;Aanchal&quot;,&quot;non-dropping-particle&quot;:&quot;&quot;,&quot;parse-names&quot;:false,&quot;suffix&quot;:&quot;&quot;},{&quot;dropping-particle&quot;:&quot;&quot;,&quot;family&quot;:&quot;Garg&quot;,&quot;given&quot;:&quot;Sangeeta&quot;,&quot;non-dropping-particle&quot;:&quot;&quot;,&quot;parse-names&quot;:false,&quot;suffix&quot;:&quot;&quot;},{&quot;dropping-particle&quot;:&quot;&quot;,&quot;family&quot;:&quot;Bajpai&quot;,&quot;given&quot;:&quot;Shailendra&quot;,&quot;non-dropping-particle&quot;:&quot;&quot;,&quot;parse-names&quot;:false,&quot;suffix&quot;:&quot;&quot;}],&quot;container-title&quot;:&quot;Carbohydrate Polymers&quot;,&quot;id&quot;:&quot;d5e372bf-75d7-510d-8360-2e14c15db85f&quot;,&quot;issued&quot;:{&quot;date-parts&quot;:[[&quot;2020&quot;]]},&quot;page&quot;:&quot;116225&quot;,&quot;publisher&quot;:&quot;Elsevier Ltd.&quot;,&quot;title&quot;:&quot;Thermal decomposition kinetics and properties of grafted barley husk reinforced PVA/starch composite films for packaging applications&quot;,&quot;type&quot;:&quot;article-journal&quot;,&quot;volume&quot;:&quot;240&quot;,&quot;container-title-short&quot;:&quot;Carbohydr Polym&quot;},&quot;uris&quot;:[&quot;http://www.mendeley.com/documents/?uuid=da9cd33a-1c30-4682-ac54-6ab72797e67c&quot;],&quot;isTemporary&quot;:false,&quot;legacyDesktopId&quot;:&quot;da9cd33a-1c30-4682-ac54-6ab72797e67c&quot;}]},{&quot;citationID&quot;:&quot;MENDELEY_CITATION_b92eb5c9-483a-467f-a7f9-838b818816f4&quot;,&quot;properties&quot;:{&quot;noteIndex&quot;:0},&quot;isEdited&quot;:false,&quot;manualOverride&quot;:{&quot;citeprocText&quot;:&quot;[15], [20], [26]&quot;,&quot;isManuallyOverridden&quot;:false,&quot;manualOverrideText&quot;:&quot;&quot;},&quot;citationTag&quot;:&quot;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&quot;,&quot;citationItems&quot;:[{&quot;id&quot;:&quot;2a19325f-558a-5196-ba9f-51226d96e289&quot;,&quot;itemData&quot;:{&quot;DOI&quot;:&quot;10.3389/fmats.2019.00058&quot;,&quot;ISSN&quot;:&quot;22968016&quot;,&quot;abstract&quot;:&quot;As a novel biodegradable material, poly (vinyl) alcohol (PVA)/starch (ST)/ glycerol (GL)/ halloysite nanotube (HNT) nanocomposite films were prepared by solution casting at the HNT contents of 0.25, 0.5, 1, 3, and 5 wt%. Water absorption capacity and water solubility of nanocomposite films were decreased remarkably by 44.24 and 48.05%, respectively, with increasing the HNT content from 0 to 5 wt% when compared with those of biopolymer matrices. Moreover, the water contact angle of nanocomposite films increased by 21.36° with the incorporation of HNTs. The presence of HNTs appeared to reduce the overall migration rates for PVA/ST/GL/HNT nanocomposite films when interacting with either hydrophilic or lipophilic food simulants. However, the migration rates of HNTs alone were enhanced with increasing the HNT content in hydrophilic, lipophilic, and acidic food simulants. On the other hand, the biodegradation rate and light transmittance of nanocomposite films were reduced linearly by 18.56 and 26.90% with increasing the HNT content from 0 to 5 wt%. Overall, novel PVA/ST/GL/HNT nanocomposite films in this study offer highly competitive materials with excellent water resistance, good biodegradability, and acceptable transparency to be potentially used for sustainable food packaging particularly targeting lipophilic and acidic foodstuffs.&quot;,&quot;author&quot;:[{&quot;dropping-particle&quot;:&quot;&quot;,&quot;family&quot;:&quot;Abdullah&quot;,&quot;given&quot;:&quot;Zainab Waheed&quot;,&quot;non-dropping-particle&quot;:&quot;&quot;,&quot;parse-names&quot;:false,&quot;suffix&quot;:&quot;&quot;},{&quot;dropping-particle&quot;:&quot;&quot;,&quot;family&quot;:&quot;Dong&quot;,&quot;given&quot;:&quot;Yu&quot;,&quot;non-dropping-particle&quot;:&quot;&quot;,&quot;parse-names&quot;:false,&quot;suffix&quot;:&quot;&quot;}],&quot;container-title&quot;:&quot;Frontiers in Materials&quot;,&quot;id&quot;:&quot;2a19325f-558a-5196-ba9f-51226d96e289&quot;,&quot;issue&quot;:&quot;April&quot;,&quot;issued&quot;:{&quot;date-parts&quot;:[[&quot;2019&quot;]]},&quot;page&quot;:&quot;1-17&quot;,&quot;title&quot;:&quot;Biodegradable and water resistant poly(vinyl) alcohol (PVA)/starch (ST)/glycerol (GL)/halloysite nanotube (HNT) nanocomposite films for sustainable food packaging&quot;,&quot;type&quot;:&quot;article-journal&quot;,&quot;volume&quot;:&quot;6&quot;,&quot;container-title-short&quot;:&quot;Front Mater&quot;},&quot;uris&quot;:[&quot;http://www.mendeley.com/documents/?uuid=971c89c7-9ed9-407a-b2cc-eea1c01ac889&quot;],&quot;isTemporary&quot;:false,&quot;legacyDesktopId&quot;:&quot;971c89c7-9ed9-407a-b2cc-eea1c01ac889&quot;},{&quot;id&quot;:&quot;c23f34f0-4453-52b8-8098-50d6edf13beb&quot;,&quot;itemData&quot;:{&quot;DOI&quot;:&quot;10.1016/j.ijbiomac.2019.06.018&quot;,&quot;ISSN&quot;:&quot;18790003&quot;,&quot;abstract&quot;:&quot;The increasing acceptance of ready to eat food generates demand on development of active and intelligent food packaging material. Even though many polymers have been used for the packaging, they have limitations for broad applications. Among the various polymers, Poly Vinyl Alcohol is a promising film forming polymer with highly flexible, emulsifying and adhesive properties. A variety of nano-fabrication techniques have already been reported to improve the mechanical and antimicrobial properties of PVA to exploit its wider applications. In the present study, starch-PVA based composite films incorporated with zinc oxide nanoparticles and phytochemicals were prepared by solvent casting technique. The films were characterized by XRD, FT-IR, UV–Vis spectrometry and SEM. The developed nanocomposite films were demonstrated to have enhanced water barrier, mechanical and antimicrobial properties. The unique features of the nanocomposite with its pH indication property demonstrated in the study indicate its potential usage in food packaging applications.&quot;,&quot;author&quot;:[{&quot;dropping-particle&quot;:&quot;&quot;,&quot;family&quot;:&quot;Jayakumar&quot;,&quot;given&quot;:&quot;Aswathy&quot;,&quot;non-dropping-particle&quot;:&quot;&quot;,&quot;parse-names&quot;:false,&quot;suffix&quot;:&quot;&quot;},{&quot;dropping-particle&quot;:&quot;&quot;,&quot;family&quot;:&quot;K.V.&quot;,&quot;given&quot;:&quot;Heera&quot;,&quot;non-dropping-particle&quot;:&quot;&quot;,&quot;parse-names&quot;:false,&quot;suffix&quot;:&quot;&quot;},{&quot;dropping-particle&quot;:&quot;&quot;,&quot;family&quot;:&quot;T.S.&quot;,&quot;given&quot;:&quot;Sumi&quot;,&quot;non-dropping-particle&quot;:&quot;&quot;,&quot;parse-names&quot;:false,&quot;suffix&quot;:&quot;&quot;},{&quot;dropping-particle&quot;:&quot;&quot;,&quot;family&quot;:&quot;Joseph&quot;,&quot;given&quot;:&quot;Meritta&quot;,&quot;non-dropping-particle&quot;:&quot;&quot;,&quot;parse-names&quot;:false,&quot;suffix&quot;:&quot;&quot;},{&quot;dropping-particle&quot;:&quot;&quot;,&quot;family&quot;:&quot;Mathew&quot;,&quot;given&quot;:&quot;Shiji&quot;,&quot;non-dropping-particle&quot;:&quot;&quot;,&quot;parse-names&quot;:false,&quot;suffix&quot;:&quot;&quot;},{&quot;dropping-particle&quot;:&quot;&quot;,&quot;family&quot;:&quot;G.&quot;,&quot;given&quot;:&quot;Praveen&quot;,&quot;non-dropping-particle&quot;:&quot;&quot;,&quot;parse-names&quot;:false,&quot;suffix&quot;:&quot;&quot;},{&quot;dropping-particle&quot;:&quot;&quot;,&quot;family&quot;:&quot;Nair&quot;,&quot;given&quot;:&quot;Indu C.&quot;,&quot;non-dropping-particle&quot;:&quot;&quot;,&quot;parse-names&quot;:false,&quot;suffix&quot;:&quot;&quot;},{&quot;dropping-particle&quot;:&quot;&quot;,&quot;family&quot;:&quot;E.K.&quot;,&quot;given&quot;:&quot;Radhakrishnan&quot;,&quot;non-dropping-particle&quot;:&quot;&quot;,&quot;parse-names&quot;:false,&quot;suffix&quot;:&quot;&quot;}],&quot;container-title&quot;:&quot;International Journal of Biological Macromolecules&quot;,&quot;id&quot;:&quot;c23f34f0-4453-52b8-8098-50d6edf13beb&quot;,&quot;issued&quot;:{&quot;date-parts&quot;:[[&quot;2019&quot;]]},&quot;page&quot;:&quot;395-403&quot;,&quot;publisher&quot;:&quot;Elsevier B.V.&quot;,&quot;title&quot;:&quot;Starch-PVA composite films with zinc-oxide nanoparticles and phytochemicals as intelligent pH sensing wraps for food packaging application&quot;,&quot;type&quot;:&quot;article-journal&quot;,&quot;volume&quot;:&quot;136&quot;,&quot;container-title-short&quot;:&quot;Int J Biol Macromol&quot;},&quot;uris&quot;:[&quot;http://www.mendeley.com/documents/?uuid=ff08176c-e10e-4faa-968a-f3a2a5c93ac4&quot;],&quot;isTemporary&quot;:false,&quot;legacyDesktopId&quot;:&quot;ff08176c-e10e-4faa-968a-f3a2a5c93ac4&quot;},{&quot;id&quot;:&quot;d5e372bf-75d7-510d-8360-2e14c15db85f&quot;,&quot;itemData&quot;:{&quot;DOI&quot;:&quot;10.1016/j.carbpol.2020.116225&quot;,&quot;ISSN&quot;:&quot;01448617&quot;,&quot;abstract&quot;:&quot;Thermal degradation kinetics was performed on thermogravimetric (TGA) curves of crosslinked PVA/starch composite films reinforced with barley husk (BH) and grafted BH (using lauric acid) obtained by heating samples in an inert atmosphere with different heating rates (5, 10, 15 and 20 °C/min). The activation energy for composite films was determined using Flynn-Wall-Ozawa (FWO) Kissinger-Akahira-Sunose (KAS), Friedman (FR) and modified Coasts Redfern (CR) methods. The results showed that activation energy for thermal degradation of grafted BH composite film was higher than of BH. Incorporation of grafted BH into crosslinked PVA/starch matrix improved the mechanical performance of the films compared to BH and showed 30 % increase in tensile strength after reinforcement. Grafted BH composite films showed higher barrier properties for light, water vapor and oxygen as required for packaging applications. Biodegradability of the films improved significantly after incorporation of BH into the polymer matrix and showed 70 % degradation after 180 days.&quot;,&quot;author&quot;:[{&quot;dropping-particle&quot;:&quot;&quot;,&quot;family&quot;:&quot;Mittal&quot;,&quot;given&quot;:&quot;Aanchal&quot;,&quot;non-dropping-particle&quot;:&quot;&quot;,&quot;parse-names&quot;:false,&quot;suffix&quot;:&quot;&quot;},{&quot;dropping-particle&quot;:&quot;&quot;,&quot;family&quot;:&quot;Garg&quot;,&quot;given&quot;:&quot;Sangeeta&quot;,&quot;non-dropping-particle&quot;:&quot;&quot;,&quot;parse-names&quot;:false,&quot;suffix&quot;:&quot;&quot;},{&quot;dropping-particle&quot;:&quot;&quot;,&quot;family&quot;:&quot;Bajpai&quot;,&quot;given&quot;:&quot;Shailendra&quot;,&quot;non-dropping-particle&quot;:&quot;&quot;,&quot;parse-names&quot;:false,&quot;suffix&quot;:&quot;&quot;}],&quot;container-title&quot;:&quot;Carbohydrate Polymers&quot;,&quot;id&quot;:&quot;d5e372bf-75d7-510d-8360-2e14c15db85f&quot;,&quot;issued&quot;:{&quot;date-parts&quot;:[[&quot;2020&quot;]]},&quot;page&quot;:&quot;116225&quot;,&quot;publisher&quot;:&quot;Elsevier Ltd.&quot;,&quot;title&quot;:&quot;Thermal decomposition kinetics and properties of grafted barley husk reinforced PVA/starch composite films for packaging applications&quot;,&quot;type&quot;:&quot;article-journal&quot;,&quot;volume&quot;:&quot;240&quot;,&quot;container-title-short&quot;:&quot;Carbohydr Polym&quot;},&quot;uris&quot;:[&quot;http://www.mendeley.com/documents/?uuid=da9cd33a-1c30-4682-ac54-6ab72797e67c&quot;],&quot;isTemporary&quot;:false,&quot;legacyDesktopId&quot;:&quot;da9cd33a-1c30-4682-ac54-6ab72797e67c&quot;}]},{&quot;citationID&quot;:&quot;MENDELEY_CITATION_3f6d5328-8a06-4dc2-bc1b-3ffba04c5c81&quot;,&quot;properties&quot;:{&quot;noteIndex&quot;:0},&quot;isEdited&quot;:false,&quot;manualOverride&quot;:{&quot;citeprocText&quot;:&quot;[27]&quot;,&quot;isManuallyOverridden&quot;:false,&quot;manualOverrideText&quot;:&quot;&quot;},&quot;citationTag&quot;:&quot;MENDELEY_CITATION_v3_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&quot;,&quot;citationItems&quot;:[{&quot;id&quot;:&quot;3efb59db-05af-5eaf-9508-ee64034f5c98&quot;,&quot;itemData&quot;:{&quot;DOI&quot;:&quot;10.1016/j.compositesb.2019.107628&quot;,&quot;ISSN&quot;:&quot;13598368&quot;,&quot;abstract&quot;:&quot;The melt-processing of poly(vinyl alcohol) (PVA) is a great challenge due to its melting temperature (Tm) is very close to the initial decomposition temperature (Ti). Herein, artificial marble wastes (AMWs), a kind of calcium carbonate powder coated with unsaturated polyester, are employed as functional fillers into PVA matrix to improve its melt processability. Strong interfacial interaction is established between AMWs and PVA molecules through hydrogen bonding, and the formamide/water compound plasticizer is adopted to facilitate the intermolecular complexation between AMWs and PVA molecules. Benefiting from the nucleation effect of AMWs, the crystallite size of PVA is evidently decreased. As a result, a greatly expanded melt-processing window (Ti -Tm, 76.9 °C) of PVA is realized. The tensile strength of resulting composites is significantly improved by 35.4% with the incorporation of 10 wt% AMWs. We believe that our strategy will enlarge the potential applications of PVA via melt-processing and provide a new insight into the utilization of AMWs in high valuable and high-performance composites.&quot;,&quot;author&quot;:[{&quot;dropping-particle&quot;:&quot;&quot;,&quot;family&quot;:&quot;Huang&quot;,&quot;given&quot;:&quot;Xin&quot;,&quot;non-dropping-particle&quot;:&quot;&quot;,&quot;parse-names&quot;:false,&quot;suffix&quot;:&quot;&quot;},{&quot;dropping-particle&quot;:&quot;&quot;,&quot;family&quot;:&quot;Guo&quot;,&quot;given&quot;:&quot;Quanquan&quot;,&quot;non-dropping-particle&quot;:&quot;&quot;,&quot;parse-names&quot;:false,&quot;suffix&quot;:&quot;&quot;},{&quot;dropping-particle&quot;:&quot;&quot;,&quot;family&quot;:&quot;Zhou&quot;,&quot;given&quot;:&quot;Peng&quot;,&quot;non-dropping-particle&quot;:&quot;&quot;,&quot;parse-names&quot;:false,&quot;suffix&quot;:&quot;&quot;},{&quot;dropping-particle&quot;:&quot;&quot;,&quot;family&quot;:&quot;Lu&quot;,&quot;given&quot;:&quot;Canhui&quot;,&quot;non-dropping-particle&quot;:&quot;&quot;,&quot;parse-names&quot;:false,&quot;suffix&quot;:&quot;&quot;},{&quot;dropping-particle&quot;:&quot;&quot;,&quot;family&quot;:&quot;Yuan&quot;,&quot;given&quot;:&quot;Guiping&quot;,&quot;non-dropping-particle&quot;:&quot;&quot;,&quot;parse-names&quot;:false,&quot;suffix&quot;:&quot;&quot;},{&quot;dropping-particle&quot;:&quot;&quot;,&quot;family&quot;:&quot;Chen&quot;,&quot;given&quot;:&quot;Zhenming&quot;,&quot;non-dropping-particle&quot;:&quot;&quot;,&quot;parse-names&quot;:false,&quot;suffix&quot;:&quot;&quot;},{&quot;dropping-particle&quot;:&quot;&quot;,&quot;family&quot;:&quot;Zhang&quot;,&quot;given&quot;:&quot;Xinxing&quot;,&quot;non-dropping-particle&quot;:&quot;&quot;,&quot;parse-names&quot;:false,&quot;suffix&quot;:&quot;&quot;}],&quot;container-title&quot;:&quot;Composites Part B: Engineering&quot;,&quot;id&quot;:&quot;3efb59db-05af-5eaf-9508-ee64034f5c98&quot;,&quot;issued&quot;:{&quot;date-parts&quot;:[[&quot;2020&quot;]]},&quot;page&quot;:&quot;107628&quot;,&quot;publisher&quot;:&quot;Elsevier Ltd&quot;,&quot;title&quot;:&quot;Poly(vinyl alcohol)/artificial marble wastes composites with improved melt processability and mechanical properties&quot;,&quot;type&quot;:&quot;article-journal&quot;,&quot;volume&quot;:&quot;182&quot;,&quot;container-title-short&quot;:&quot;Compos B Eng&quot;},&quot;uris&quot;:[&quot;http://www.mendeley.com/documents/?uuid=d725761a-9931-4ff0-82e6-9d68fae509e5&quot;],&quot;isTemporary&quot;:false,&quot;legacyDesktopId&quot;:&quot;d725761a-9931-4ff0-82e6-9d68fae509e5&quot;}]},{&quot;citationID&quot;:&quot;MENDELEY_CITATION_08062b65-26d1-4d4e-a236-4b9821cd615b&quot;,&quot;properties&quot;:{&quot;noteIndex&quot;:0},&quot;isEdited&quot;:false,&quot;manualOverride&quot;:{&quot;citeprocText&quot;:&quot;[24]&quot;,&quot;isManuallyOverridden&quot;:false,&quot;manualOverrideText&quot;:&quot;&quot;},&quot;citationTag&quot;:&quot;MENDELEY_CITATION_v3_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&quot;,&quot;citationItems&quot;:[{&quot;id&quot;:&quot;6dc2a1a6-61af-5c9b-8c4d-6accd707a20f&quot;,&quot;itemData&quot;:{&quot;ISBN&quot;:&quot;1020100095&quot;,&quot;author&quot;:[{&quot;dropping-particle&quot;:&quot;&quot;,&quot;family&quot;:&quot;Kang&quot;,&quot;given&quot;:&quot;Kueon&quot;,&quot;non-dropping-particle&quot;:&quot;&quot;,&quot;parse-names&quot;:false,&quot;suffix&quot;:&quot;&quot;},{&quot;dropping-particle&quot;:&quot;&quot;,&quot;family&quot;:&quot;Park&quot;,&quot;given&quot;:&quot;Jung&quot;,&quot;non-dropping-particle&quot;:&quot;&quot;,&quot;parse-names&quot;:false,&quot;suffix&quot;:&quot;&quot;},{&quot;dropping-particle&quot;:&quot;&quot;,&quot;family&quot;:&quot;Hyoung&quot;,&quot;given&quot;:&quot;Seo&quot;,&quot;non-dropping-particle&quot;:&quot;&quot;,&quot;parse-names&quot;:false,&quot;suffix&quot;:&quot;&quot;},{&quot;dropping-particle&quot;:&quot;&quot;,&quot;family&quot;:&quot;Oh&quot;,&quot;given&quot;:&quot;Jae Young&quot;,&quot;non-dropping-particle&quot;:&quot;&quot;,&quot;parse-names&quot;:false,&quot;suffix&quot;:&quot;&quot;}],&quot;id&quot;:&quot;6dc2a1a6-61af-5c9b-8c4d-6accd707a20f&quot;,&quot;issued&quot;:{&quot;date-parts&quot;:[[&quot;2014&quot;]]},&quot;title&quot;:&quot;United States Patent US 10 , 364 , 642 B1&quot;,&quot;type&quot;:&quot;article-journal&quot;,&quot;container-title-short&quot;:&quot;&quot;},&quot;uris&quot;:[&quot;http://www.mendeley.com/documents/?uuid=f3202ed5-d255-4504-bc47-f260cb8f40ae&quot;],&quot;isTemporary&quot;:false,&quot;legacyDesktopId&quot;:&quot;f3202ed5-d255-4504-bc47-f260cb8f40ae&quot;}]},{&quot;citationID&quot;:&quot;MENDELEY_CITATION_840d42f0-530d-410d-aee2-d293513b71c5&quot;,&quot;properties&quot;:{&quot;noteIndex&quot;:0},&quot;isEdited&quot;:false,&quot;manualOverride&quot;:{&quot;citeprocText&quot;:&quot;[28]&quot;,&quot;isManuallyOverridden&quot;:false,&quot;manualOverrideText&quot;:&quot;&quot;},&quot;citationTag&quot;:&quot;MENDELEY_CITATION_v3_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&quot;,&quot;citationItems&quot;:[{&quot;id&quot;:&quot;45626d5d-3b42-53cb-8a86-2a37a2443dfe&quot;,&quot;itemData&quot;:{&quot;DOI&quot;:&quot;10.1515/pac-2017-0204&quot;,&quot;ISSN&quot;:&quot;13653075&quot;,&quot;abstract&quot;:&quot;This paper presents an innovative poly(vinyl)alcohol-based film forming system, specifically devised for the controllable and selective cleaning of copper-based artifacts. Traditional cleaning procedures are commonly performed using mechanical and/or chemical methods. Unfortunately, both these methods present some limitations related to both the poor selectivity and invasiveness in case of the mechanical procedure, and to the scarce control over the involved reactions when dealing with a chemical approach. The innovative system proposed in this work allows combining the advantages of chemical and mechanical treatments thanks to the confinement of a complexing agent (EDTA) within a fluid, polymeric matrix, that is able to form a solid thin film upon drying. After treatment, the polymeric film can be completely removed from the artwork through a gentle peeling action. In this contribution, the film formation mechanism was investigated by means of thermal analysis and rheology; the role of plasticizers, volatile solvent fraction, and quantity of loaded EDTA is also discussed. Finally, the results of cleaning tests performed on artificially aged samples, and on a real case study, the \&quot;Fontana dei Mostri Marini\&quot; by Pietro Tacca in Florence, are presented.&quot;,&quot;author&quot;:[{&quot;dropping-particle&quot;:&quot;&quot;,&quot;family&quot;:&quot;Parisi&quot;,&quot;given&quot;:&quot;Erica I.&quot;,&quot;non-dropping-particle&quot;:&quot;&quot;,&quot;parse-names&quot;:false,&quot;suffix&quot;:&quot;&quot;},{&quot;dropping-particle&quot;:&quot;&quot;,&quot;family&quot;:&quot;Bonelli&quot;,&quot;given&quot;:&quot;Nicole&quot;,&quot;non-dropping-particle&quot;:&quot;&quot;,&quot;parse-names&quot;:false,&quot;suffix&quot;:&quot;&quot;},{&quot;dropping-particle&quot;:&quot;&quot;,&quot;family&quot;:&quot;Carretti&quot;,&quot;given&quot;:&quot;Emiliano&quot;,&quot;non-dropping-particle&quot;:&quot;&quot;,&quot;parse-names&quot;:false,&quot;suffix&quot;:&quot;&quot;},{&quot;dropping-particle&quot;:&quot;&quot;,&quot;family&quot;:&quot;Giorgi&quot;,&quot;given&quot;:&quot;Rodorico&quot;,&quot;non-dropping-particle&quot;:&quot;&quot;,&quot;parse-names&quot;:false,&quot;suffix&quot;:&quot;&quot;},{&quot;dropping-particle&quot;:&quot;&quot;,&quot;family&quot;:&quot;Ingo&quot;,&quot;given&quot;:&quot;Gabriel M.&quot;,&quot;non-dropping-particle&quot;:&quot;&quot;,&quot;parse-names&quot;:false,&quot;suffix&quot;:&quot;&quot;},{&quot;dropping-particle&quot;:&quot;&quot;,&quot;family&quot;:&quot;Baglioni&quot;,&quot;given&quot;:&quot;Piero&quot;,&quot;non-dropping-particle&quot;:&quot;&quot;,&quot;parse-names&quot;:false,&quot;suffix&quot;:&quot;&quot;}],&quot;container-title&quot;:&quot;Pure and Applied Chemistry&quot;,&quot;id&quot;:&quot;45626d5d-3b42-53cb-8a86-2a37a2443dfe&quot;,&quot;issue&quot;:&quot;3&quot;,&quot;issued&quot;:{&quot;date-parts&quot;:[[&quot;2018&quot;]]},&quot;page&quot;:&quot;507-522&quot;,&quot;title&quot;:&quot;Film forming PVA-based cleaning systems for the removal of corrosion products from historical bronzes&quot;,&quot;type&quot;:&quot;article-journal&quot;,&quot;volume&quot;:&quot;90&quot;,&quot;container-title-short&quot;:&quot;&quot;},&quot;uris&quot;:[&quot;http://www.mendeley.com/documents/?uuid=bd43874e-709c-45f3-bbac-7814a9829117&quot;],&quot;isTemporary&quot;:false,&quot;legacyDesktopId&quot;:&quot;bd43874e-709c-45f3-bbac-7814a9829117&quot;}]},{&quot;citationID&quot;:&quot;MENDELEY_CITATION_ccf7ba46-8b50-465c-9d3b-1f93f44660bd&quot;,&quot;properties&quot;:{&quot;noteIndex&quot;:0},&quot;isEdited&quot;:false,&quot;manualOverride&quot;:{&quot;citeprocText&quot;:&quot;[29]&quot;,&quot;isManuallyOverridden&quot;:false,&quot;manualOverrideText&quot;:&quot;&quot;},&quot;citationTag&quot;:&quot;MENDELEY_CITATION_v3_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&quot;,&quot;citationItems&quot;:[{&quot;id&quot;:&quot;eafa4183-bb86-5134-aa7d-020c2c8f1fb2&quot;,&quot;itemData&quot;:{&quot;author&quot;:[{&quot;dropping-particle&quot;:&quot;&quot;,&quot;family&quot;:&quot;International Standards Organization&quot;,&quot;given&quot;:&quot;&quot;,&quot;non-dropping-particle&quot;:&quot;&quot;,&quot;parse-names&quot;:false,&quot;suffix&quot;:&quot;&quot;}],&quot;id&quot;:&quot;eafa4183-bb86-5134-aa7d-020c2c8f1fb2&quot;,&quot;issued&quot;:{&quot;date-parts&quot;:[[&quot;2012&quot;]]},&quot;title&quot;:&quot;ISO 527-1:2012 - Plastics - Determination of tensile properties - Part 1: General principles&quot;,&quot;type&quot;:&quot;article&quot;,&quot;container-title-short&quot;:&quot;&quot;},&quot;uris&quot;:[&quot;http://www.mendeley.com/documents/?uuid=27975d80-2ba8-47aa-b78a-e983df3cdcd6&quot;],&quot;isTemporary&quot;:false,&quot;legacyDesktopId&quot;:&quot;27975d80-2ba8-47aa-b78a-e983df3cdcd6&quot;}]},{&quot;citationID&quot;:&quot;MENDELEY_CITATION_c8e59132-82f2-4086-b32f-8c2c12af26ce&quot;,&quot;properties&quot;:{&quot;noteIndex&quot;:0},&quot;isEdited&quot;:false,&quot;manualOverride&quot;:{&quot;citeprocText&quot;:&quot;[30]&quot;,&quot;isManuallyOverridden&quot;:false,&quot;manualOverrideText&quot;:&quot;&quot;},&quot;citationTag&quot;:&quot;MENDELEY_CITATION_v3_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&quot;,&quot;citationItems&quot;:[{&quot;id&quot;:&quot;acc3e98e-fb2e-589c-9b96-ca89b8c66ff7&quot;,&quot;itemData&quot;:{&quot;DOI&quot;:&quot;10.1039/c0cp01060j&quot;,&quot;ISSN&quot;:&quot;1463-9076&quot;,&quot;abstract&quot;:&quot;ISO 178:2010 specifies a method for determining the flexural properties of rigid and semi-rigid plastics under defined conditions. A standard test specimen is defined, but parameters are included for alternative specimen sizes for use where appropriate. A range of test speeds is included. The method is used to investigate the flexural behaviour of the test specimens and to determine the flexural strength, flexural modulus and other aspects of the flexural stress/strain relationship under the conditions defined. It applies to a freely supported beam, loaded at midspan (three-point loading test). The method is suitable for use with the following range of materials: thermoplastic moulding, extrusion and casting materials, including filled and reinforced compounds in addition to unfilled types; rigid thermoplastics sheets; thermosetting moulding materials, including filled and reinforced compounds; thermosetting sheets. ISO 178:2010 applies to fibre-reinforced compounds with fibre lengths less than or equal to 7,5 mm prior to processing. For long-fibre-reinforced materials (laminates) with fibre lengths greater than 7,5 mm, see ISO 14125. The method is not normally suitable for use with rigid cellular materials or sandwich structures containing cellular material. In such cases, ISO 1209‑1 and/or ISO 1209‑2 can be used. Contrary to the previous editions of this International Standard, this edition specifies two methods, method A and method B. Method A is identical to the method in previous editions of this International Standard, i.e. it uses a strain rate of 1 %/min throughout the test. Method B uses two different strain rates: 1 %/min for the determination of the flexural modulus and 5 %/min or 50 %/min, depending on the ductility of the material, for the determination of the remainder of the flexural stress-strain curve.&quot;,&quot;author&quot;:[{&quot;dropping-particle&quot;:&quot;&quot;,&quot;family&quot;:&quot;International Standards Organization&quot;,&quot;given&quot;:&quot;&quot;,&quot;non-dropping-particle&quot;:&quot;&quot;,&quot;parse-names&quot;:false,&quot;suffix&quot;:&quot;&quot;}],&quot;container-title&quot;:&quot;Iso&quot;,&quot;id&quot;:&quot;acc3e98e-fb2e-589c-9b96-ca89b8c66ff7&quot;,&quot;issued&quot;:{&quot;date-parts&quot;:[[&quot;2011&quot;]]},&quot;page&quot;:&quot;19&quot;,&quot;title&quot;:&quot;ISO 178:2011 - Plastics - Determination of flexural properties&quot;,&quot;type&quot;:&quot;article-journal&quot;,&quot;container-title-short&quot;:&quot;&quot;},&quot;uris&quot;:[&quot;http://www.mendeley.com/documents/?uuid=3325da7f-4f46-4738-99b3-aac698deed3a&quot;],&quot;isTemporary&quot;:false,&quot;legacyDesktopId&quot;:&quot;3325da7f-4f46-4738-99b3-aac698deed3a&quot;}]},{&quot;citationID&quot;:&quot;MENDELEY_CITATION_2efb73e4-8050-4a27-b597-f37dab8c3a91&quot;,&quot;properties&quot;:{&quot;noteIndex&quot;:0},&quot;isEdited&quot;:false,&quot;manualOverride&quot;:{&quot;citeprocText&quot;:&quot;[31]&quot;,&quot;isManuallyOverridden&quot;:false,&quot;manualOverrideText&quot;:&quot;&quot;},&quot;citationTag&quot;:&quot;MENDELEY_CITATION_v3_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&quot;,&quot;citationItems&quot;:[{&quot;id&quot;:&quot;9da7cfcf-8ddb-5f0d-a1c5-d504a33e9a3e&quot;,&quot;itemData&quot;:{&quot;DOI&quot;:&quot;10.1039/c0cp01060j&quot;,&quot;ISSN&quot;:&quot;1463-9076&quot;,&quot;author&quot;:[{&quot;dropping-particle&quot;:&quot;&quot;,&quot;family&quot;:&quot;International Standards Organization&quot;,&quot;given&quot;:&quot;&quot;,&quot;non-dropping-particle&quot;:&quot;&quot;,&quot;parse-names&quot;:false,&quot;suffix&quot;:&quot;&quot;}],&quot;id&quot;:&quot;9da7cfcf-8ddb-5f0d-a1c5-d504a33e9a3e&quot;,&quot;issued&quot;:{&quot;date-parts&quot;:[[&quot;2010&quot;]]},&quot;title&quot;:&quot;ISO 179-1. Pláticos-Determinación de las propiedades al impacto Charpy. Parte 1: Ensayo de impacto no instrumentado&quot;,&quot;type&quot;:&quot;article-journal&quot;,&quot;container-title-short&quot;:&quot;&quot;},&quot;uris&quot;:[&quot;http://www.mendeley.com/documents/?uuid=dbecf9c6-9f83-456d-b89a-8b4e458a92c9&quot;],&quot;isTemporary&quot;:false,&quot;legacyDesktopId&quot;:&quot;dbecf9c6-9f83-456d-b89a-8b4e458a92c9&quot;}]},{&quot;citationID&quot;:&quot;MENDELEY_CITATION_e717ed23-2ae4-4ab3-8b97-e8b40cc75e5b&quot;,&quot;properties&quot;:{&quot;noteIndex&quot;:0},&quot;isEdited&quot;:false,&quot;manualOverride&quot;:{&quot;citeprocText&quot;:&quot;[32]&quot;,&quot;isManuallyOverridden&quot;:false,&quot;manualOverrideText&quot;:&quot;&quot;},&quot;citationTag&quot;:&quot;MENDELEY_CITATION_v3_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&quot;,&quot;citationItems&quot;:[{&quot;id&quot;:&quot;9f7658dd-4c4f-58ae-967d-e1b6c6428d90&quot;,&quot;itemData&quot;:{&quot;author&quot;:[{&quot;dropping-particle&quot;:&quot;&quot;,&quot;family&quot;:&quot;International Standards Organization&quot;,&quot;given&quot;:&quot;&quot;,&quot;non-dropping-particle&quot;:&quot;&quot;,&quot;parse-names&quot;:false,&quot;suffix&quot;:&quot;&quot;}],&quot;container-title&quot;:&quot;2003&quot;,&quot;id&quot;:&quot;9f7658dd-4c4f-58ae-967d-e1b6c6428d90&quot;,&quot;issued&quot;:{&quot;date-parts&quot;:[[&quot;0&quot;]]},&quot;title&quot;:&quot;ISO 868:2003 - Plastics and ebonite -- Determination of indentation hardness by means of a durometer (Shore hardness)&quot;,&quot;type&quot;:&quot;article&quot;,&quot;container-title-short&quot;:&quot;&quot;},&quot;uris&quot;:[&quot;http://www.mendeley.com/documents/?uuid=cf658813-91ba-4470-8833-a36310b5d54c&quot;],&quot;isTemporary&quot;:false,&quot;legacyDesktopId&quot;:&quot;cf658813-91ba-4470-8833-a36310b5d54c&quot;}]},{&quot;citationID&quot;:&quot;MENDELEY_CITATION_c10b980c-cedd-4e81-ad5b-a99e7d58554e&quot;,&quot;properties&quot;:{&quot;noteIndex&quot;:0},&quot;isEdited&quot;:false,&quot;manualOverride&quot;:{&quot;citeprocText&quot;:&quot;[33]&quot;,&quot;isManuallyOverridden&quot;:false,&quot;manualOverrideText&quot;:&quot;&quot;},&quot;citationTag&quot;:&quot;MENDELEY_CITATION_v3_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&quot;,&quot;citationItems&quot;:[{&quot;id&quot;:&quot;ecbf7b16-f980-5e27-a362-cacf3920a82a&quot;,&quot;itemData&quot;:{&quot;author&quot;:[{&quot;dropping-particle&quot;:&quot;&quot;,&quot;family&quot;:&quot;International Standards Organization&quot;,&quot;given&quot;:&quot;&quot;,&quot;non-dropping-particle&quot;:&quot;&quot;,&quot;parse-names&quot;:false,&quot;suffix&quot;:&quot;&quot;}],&quot;id&quot;:&quot;ecbf7b16-f980-5e27-a362-cacf3920a82a&quot;,&quot;issued&quot;:{&quot;date-parts&quot;:[[&quot;2015&quot;]]},&quot;title&quot;:&quot;ISO 20200:2015 - Plasticos - Determinación del grado de desintegración de materiales plásticos bajo condiciones de compostaje simuladas en un ensayo de laboratorio.&quot;,&quot;type&quot;:&quot;article&quot;,&quot;container-title-short&quot;:&quot;&quot;},&quot;uris&quot;:[&quot;http://www.mendeley.com/documents/?uuid=c54ae87b-9869-4ce8-8ac5-27db0bbf3c78&quot;],&quot;isTemporary&quot;:false,&quot;legacyDesktopId&quot;:&quot;c54ae87b-9869-4ce8-8ac5-27db0bbf3c78&quot;}]},{&quot;citationID&quot;:&quot;MENDELEY_CITATION_301da526-10ea-44d8-bff1-17d451f6ae37&quot;,&quot;properties&quot;:{&quot;noteIndex&quot;:0},&quot;isEdited&quot;:false,&quot;manualOverride&quot;:{&quot;citeprocText&quot;:&quot;[33]&quot;,&quot;isManuallyOverridden&quot;:false,&quot;manualOverrideText&quot;:&quot;&quot;},&quot;citationTag&quot;:&quot;MENDELEY_CITATION_v3_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&quot;,&quot;citationItems&quot;:[{&quot;id&quot;:&quot;ecbf7b16-f980-5e27-a362-cacf3920a82a&quot;,&quot;itemData&quot;:{&quot;author&quot;:[{&quot;dropping-particle&quot;:&quot;&quot;,&quot;family&quot;:&quot;International Standards Organization&quot;,&quot;given&quot;:&quot;&quot;,&quot;non-dropping-particle&quot;:&quot;&quot;,&quot;parse-names&quot;:false,&quot;suffix&quot;:&quot;&quot;}],&quot;id&quot;:&quot;ecbf7b16-f980-5e27-a362-cacf3920a82a&quot;,&quot;issued&quot;:{&quot;date-parts&quot;:[[&quot;2015&quot;]]},&quot;title&quot;:&quot;ISO 20200:2015 - Plasticos - Determinación del grado de desintegración de materiales plásticos bajo condiciones de compostaje simuladas en un ensayo de laboratorio.&quot;,&quot;type&quot;:&quot;article&quot;,&quot;container-title-short&quot;:&quot;&quot;},&quot;uris&quot;:[&quot;http://www.mendeley.com/documents/?uuid=c54ae87b-9869-4ce8-8ac5-27db0bbf3c78&quot;],&quot;isTemporary&quot;:false,&quot;legacyDesktopId&quot;:&quot;c54ae87b-9869-4ce8-8ac5-27db0bbf3c78&quot;}]},{&quot;citationID&quot;:&quot;MENDELEY_CITATION_8e2e32f0-b607-49a2-876f-33539949b76e&quot;,&quot;properties&quot;:{&quot;noteIndex&quot;:0},&quot;isEdited&quot;:false,&quot;manualOverride&quot;:{&quot;citeprocText&quot;:&quot;[34], [35]&quot;,&quot;isManuallyOverridden&quot;:false,&quot;manualOverrideText&quot;:&quot;&quot;},&quot;citationTag&quot;:&quot;MENDELEY_CITATION_v3_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&quot;,&quot;citationItems&quot;:[{&quot;id&quot;:&quot;b141371e-1350-5821-986b-a3c557887ca0&quot;,&quot;itemData&quot;:{&quot;DOI&quot;:&quot;10.3390/ma12030344&quot;,&quot;ISSN&quot;:&quot;19961944&quot;,&quot;abstract&quot;:&quot;Natural keratin fibres derived from Mexican tannery waste and coconut fibres from coconut processing waste were used as fillers in commercially available, biodegradable thermoplastic starch-polyester blend to obtain sustainable biocomposites. The morphology, rheological and mechanical properties as well as pyrolysis, flammability and forced flaming combustion behaviour of those biocomposites were investigated. In order to open up new application areas for these kinds of biocomposites, ammonium polyphosphate (APP) was added as a flame retardant. Extensive flammability and cone calorimeter studies revealed a good flame retardance effect with natural fibres alone and improved effectiveness with the addition of APP. In fact, it was shown that replacing 20 of 30 wt. % of APP with keratin fibres achieved the same effectiveness. In the case of coconut fibres, a synergistic effect led to an even lower heat release rate and total heat evolved due to reinforced char residue. This was confirmed via scanning electron microscopy of the char structure. All in all, these results constitute a good approach towards sustainable and biodegradable fibre reinforced biocomposites with improved flame retardant properties.&quot;,&quot;author&quot;:[{&quot;dropping-particle&quot;:&quot;&quot;,&quot;family&quot;:&quot;Rabe&quot;,&quot;given&quot;:&quot;Sebastian&quot;,&quot;non-dropping-particle&quot;:&quot;&quot;,&quot;parse-names&quot;:false,&quot;suffix&quot;:&quot;&quot;},{&quot;dropping-particle&quot;:&quot;&quot;,&quot;family&quot;:&quot;Sanchez-Olivares&quot;,&quot;given&quot;:&quot;Guadalupe&quot;,&quot;non-dropping-particle&quot;:&quot;&quot;,&quot;parse-names&quot;:false,&quot;suffix&quot;:&quot;&quot;},{&quot;dropping-particle&quot;:&quot;&quot;,&quot;family&quot;:&quot;Pérez-Chávez&quot;,&quot;given&quot;:&quot;Ricardo&quot;,&quot;non-dropping-particle&quot;:&quot;&quot;,&quot;parse-names&quot;:false,&quot;suffix&quot;:&quot;&quot;},{&quot;dropping-particle&quot;:&quot;&quot;,&quot;family&quot;:&quot;Schartel&quot;,&quot;given&quot;:&quot;Bernhard&quot;,&quot;non-dropping-particle&quot;:&quot;&quot;,&quot;parse-names&quot;:false,&quot;suffix&quot;:&quot;&quot;}],&quot;container-title&quot;:&quot;Materials&quot;,&quot;id&quot;:&quot;b141371e-1350-5821-986b-a3c557887ca0&quot;,&quot;issue&quot;:&quot;3&quot;,&quot;issued&quot;:{&quot;date-parts&quot;:[[&quot;2019&quot;]]},&quot;title&quot;:&quot;Natural keratin and coconut fibres from industrial wastes in flame retarded thermoplastic starch biocomposites&quot;,&quot;type&quot;:&quot;article-journal&quot;,&quot;volume&quot;:&quot;12&quot;,&quot;container-title-short&quot;:&quot;&quot;},&quot;uris&quot;:[&quot;http://www.mendeley.com/documents/?uuid=4f55547a-52fc-4760-8f1f-3f57ede91eb5&quot;],&quot;isTemporary&quot;:false,&quot;legacyDesktopId&quot;:&quot;4f55547a-52fc-4760-8f1f-3f57ede91eb5&quot;},{&quot;id&quot;:&quot;7de70304-8307-5745-9a56-0fce9dddb5e2&quot;,&quot;itemData&quot;:{&quot;DOI&quot;:&quot;10.1007/978-981-13-0725-6_1&quot;,&quot;ISBN&quot;:&quot;9789811307256&quot;,&quot;abstract&quot;:&quot;Starch is a major component of many food products. It is also an important industrial ingredient for many different applications. Understanding the composition, molecular and granular structure, and physicochemical properties of starch contributes to the processing of starch for different uses. There are great variations in properties and structure of starches from different sources. This chapter reviews the basics of starch structure and physicochemical properties, providing a fundamental basis to better understand the contents of the other chapters of this book.&quot;,&quot;author&quot;:[{&quot;dropping-particle&quot;:&quot;&quot;,&quot;family&quot;:&quot;Zhu&quot;,&quot;given&quot;:&quot;Fan&quot;,&quot;non-dropping-particle&quot;:&quot;&quot;,&quot;parse-names&quot;:false,&quot;suffix&quot;:&quot;&quot;},{&quot;dropping-particle&quot;:&quot;&quot;,&quot;family&quot;:&quot;Xie&quot;,&quot;given&quot;:&quot;Qian&quot;,&quot;non-dropping-particle&quot;:&quot;&quot;,&quot;parse-names&quot;:false,&quot;suffix&quot;:&quot;&quot;}],&quot;container-title&quot;:&quot;Physical Modifications of Starch&quot;,&quot;id&quot;:&quot;7de70304-8307-5745-9a56-0fce9dddb5e2&quot;,&quot;issued&quot;:{&quot;date-parts&quot;:[[&quot;2018&quot;]]},&quot;page&quot;:&quot;1-14&quot;,&quot;title&quot;:&quot;Structure and physicochemical properties of starch&quot;,&quot;type&quot;:&quot;article-journal&quot;,&quot;container-title-short&quot;:&quot;&quot;},&quot;uris&quot;:[&quot;http://www.mendeley.com/documents/?uuid=bc3dec1a-2fea-4173-a0a6-79430fbe2a0c&quot;],&quot;isTemporary&quot;:false,&quot;legacyDesktopId&quot;:&quot;bc3dec1a-2fea-4173-a0a6-79430fbe2a0c&quot;}]},{&quot;citationID&quot;:&quot;MENDELEY_CITATION_ab947efc-9724-462a-b1bd-732d8395ea0b&quot;,&quot;properties&quot;:{&quot;noteIndex&quot;:0},&quot;isEdited&quot;:false,&quot;manualOverride&quot;:{&quot;citeprocText&quot;:&quot;[36]&quot;,&quot;isManuallyOverridden&quot;:false,&quot;manualOverrideText&quot;:&quot;&quot;},&quot;citationTag&quot;:&quot;MENDELEY_CITATION_v3_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&quot;,&quot;citationItems&quot;:[{&quot;id&quot;:&quot;4242a140-6838-5d54-9a2d-d80fea6fd2e9&quot;,&quot;itemData&quot;:{&quot;DOI&quot;:&quot;10.1016/j.carbpol.2012.07.050&quot;,&quot;ISSN&quot;:&quot;01448617&quot;,&quot;abstract&quot;:&quot;Starch/poly(vinyl alcohol) (PVA) films were prepared with calcium chloride (CaCl2) as the plasticizer. The micro morphology of pure starch/PVA film and CaCl2 plasticized starch/PVA film was observed by scanning electron microscope. The interaction between CaCl2 and starch/PVA molecules was investigated by Fourier transform infrared spectroscopy. The influence of CaCl2 on the crystalline, thermal and mechanical properties of starch/PVA films was studied by X-ray diffraction, differential scanning calorimetry, thermogravimetric analysis, and tensile testing, respectively. The results indicated that CaCl2 could interact with starch and PVA molecules and then effectively destroy the crystals of starch and PVA. Starch/PVA films plasticized with CaCl2 became soft and ductile, with lower tensile strength and higher elongation at break compared with pure starch/PVA film. The water content of starch/PVA film would increase with the addition of CaCl2. This is an important cause of the plasticization of CaCl2 on starch/PVA film. © 2012 Elsevier Ltd. All rights reserved.&quot;,&quot;author&quot;:[{&quot;dropping-particle&quot;:&quot;&quot;,&quot;family&quot;:&quot;Zhang&quot;,&quot;given&quot;:&quot;Xi&quot;,&quot;non-dropping-particle&quot;:&quot;&quot;,&quot;parse-names&quot;:false,&quot;suffix&quot;:&quot;&quot;},{&quot;dropping-particle&quot;:&quot;&quot;,&quot;family&quot;:&quot;Jiang&quot;,&quot;given&quot;:&quot;Xiancai&quot;,&quot;non-dropping-particle&quot;:&quot;&quot;,&quot;parse-names&quot;:false,&quot;suffix&quot;:&quot;&quot;},{&quot;dropping-particle&quot;:&quot;&quot;,&quot;family&quot;:&quot;Jiang&quot;,&quot;given&quot;:&quot;Ting&quot;,&quot;non-dropping-particle&quot;:&quot;&quot;,&quot;parse-names&quot;:false,&quot;suffix&quot;:&quot;&quot;},{&quot;dropping-particle&quot;:&quot;&quot;,&quot;family&quot;:&quot;Gan&quot;,&quot;given&quot;:&quot;Lingling&quot;,&quot;non-dropping-particle&quot;:&quot;&quot;,&quot;parse-names&quot;:false,&quot;suffix&quot;:&quot;&quot;},{&quot;dropping-particle&quot;:&quot;&quot;,&quot;family&quot;:&quot;Zhang&quot;,&quot;given&quot;:&quot;Xiaofei&quot;,&quot;non-dropping-particle&quot;:&quot;&quot;,&quot;parse-names&quot;:false,&quot;suffix&quot;:&quot;&quot;},{&quot;dropping-particle&quot;:&quot;&quot;,&quot;family&quot;:&quot;Dai&quot;,&quot;given&quot;:&quot;Hua&quot;,&quot;non-dropping-particle&quot;:&quot;&quot;,&quot;parse-names&quot;:false,&quot;suffix&quot;:&quot;&quot;}],&quot;container-title&quot;:&quot;Carbohydrate Polymers&quot;,&quot;id&quot;:&quot;4242a140-6838-5d54-9a2d-d80fea6fd2e9&quot;,&quot;issue&quot;:&quot;4&quot;,&quot;issued&quot;:{&quot;date-parts&quot;:[[&quot;2012&quot;]]},&quot;page&quot;:&quot;1677-1684&quot;,&quot;publisher&quot;:&quot;Elsevier Ltd.&quot;,&quot;title&quot;:&quot;The plasticizing mechanism and effect of calcium chloride on starch/poly(vinyl alcohol) films&quot;,&quot;type&quot;:&quot;article-journal&quot;,&quot;volume&quot;:&quot;90&quot;,&quot;container-title-short&quot;:&quot;Carbohydr Polym&quot;},&quot;uris&quot;:[&quot;http://www.mendeley.com/documents/?uuid=9d9d19d9-ba44-4230-bafe-8150e483973b&quot;],&quot;isTemporary&quot;:false,&quot;legacyDesktopId&quot;:&quot;9d9d19d9-ba44-4230-bafe-8150e483973b&quot;}]},{&quot;citationID&quot;:&quot;MENDELEY_CITATION_c05f4985-0732-462a-a56e-b62c2b42d26c&quot;,&quot;properties&quot;:{&quot;noteIndex&quot;:0},&quot;isEdited&quot;:false,&quot;manualOverride&quot;:{&quot;citeprocText&quot;:&quot;[25]&quot;,&quot;isManuallyOverridden&quot;:false,&quot;manualOverrideText&quot;:&quot;&quot;},&quot;citationTag&quot;:&quot;MENDELEY_CITATION_v3_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&quot;,&quot;citationItems&quot;:[{&quot;id&quot;:&quot;6ade4001-ad54-5058-89a6-5d520b41eed7&quot;,&quot;itemData&quot;:{&quot;DOI&quot;:&quot;10.3390/nano9030323&quot;,&quot;ISSN&quot;:&quot;20794991&quot;,&quot;abstract&quot;:&quot;Poly(vinyl alcohol) (PVA) nanocomposites containing three different nanofillers are prepared and compared in terms of their thermal properties, morphologies, and oxygen permeabilities. Specifically, pristine saponite (SPT) clay, hydrophilic organically modified bentonite (OMB), and hexadecylamine-functionalized graphene sheets (HDA-GSs) are utilized as nanofillers to fabricate PVA nanocomposite films. The hybrid films are fabricated from blended solutions of PVA and the three different nanofillers. The content of each filler with respect to PVA is varied from 0 to 10 wt%, and the changes in the properties of the PVA matrices as a function of the filler content are discussed. With respect to the hybrid containing 5 wt% of SPT, OMB, and HDA-GS, each layer in the polymer matrix consists of well-dispersed individual nanofiller layers. However, the fillers are mainly aggregated in the polymer matrix in a manner similar to the case for the hybrid material containing 10 wt% of fillers. In the thermal properties, SPT and OMB are most effective when the filler corresponds to 5 wt% and 7 wt% for HDA-GS, respectively, and the gas barrier is most effective with respect to 5 wt% content in all fillers. Among the three types of nanofillers that are investigated, OMB exhibits optimal results in terms of thermal stability and the gas barrier effect.&quot;,&quot;author&quot;:[{&quot;dropping-particle&quot;:&quot;&quot;,&quot;family&quot;:&quot;Chang&quot;,&quot;given&quot;:&quot;Jin Hae&quot;,&quot;non-dropping-particle&quot;:&quot;&quot;,&quot;parse-names&quot;:false,&quot;suffix&quot;:&quot;&quot;}],&quot;container-title&quot;:&quot;Nanomaterials&quot;,&quot;id&quot;:&quot;6ade4001-ad54-5058-89a6-5d520b41eed7&quot;,&quot;issue&quot;:&quot;3&quot;,&quot;issued&quot;:{&quot;date-parts&quot;:[[&quot;2019&quot;]]},&quot;title&quot;:&quot;Comparative analysis of properties of PVA composites with various nanofillers: Pristine clay, organoclay, and functionalized graphene&quot;,&quot;type&quot;:&quot;article-journal&quot;,&quot;volume&quot;:&quot;9&quot;,&quot;container-title-short&quot;:&quot;&quot;},&quot;uris&quot;:[&quot;http://www.mendeley.com/documents/?uuid=8ae3027b-9a04-4997-ab56-30863e1fc1d1&quot;],&quot;isTemporary&quot;:false,&quot;legacyDesktopId&quot;:&quot;8ae3027b-9a04-4997-ab56-30863e1fc1d1&quot;}]},{&quot;citationID&quot;:&quot;MENDELEY_CITATION_4c215627-77bd-497d-a21c-74e0a9cd6325&quot;,&quot;properties&quot;:{&quot;noteIndex&quot;:0},&quot;isEdited&quot;:false,&quot;manualOverride&quot;:{&quot;citeprocText&quot;:&quot;[36]&quot;,&quot;isManuallyOverridden&quot;:false,&quot;manualOverrideText&quot;:&quot;&quot;},&quot;citationTag&quot;:&quot;MENDELEY_CITATION_v3_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&quot;,&quot;citationItems&quot;:[{&quot;id&quot;:&quot;4242a140-6838-5d54-9a2d-d80fea6fd2e9&quot;,&quot;itemData&quot;:{&quot;DOI&quot;:&quot;10.1016/j.carbpol.2012.07.050&quot;,&quot;ISSN&quot;:&quot;01448617&quot;,&quot;abstract&quot;:&quot;Starch/poly(vinyl alcohol) (PVA) films were prepared with calcium chloride (CaCl2) as the plasticizer. The micro morphology of pure starch/PVA film and CaCl2 plasticized starch/PVA film was observed by scanning electron microscope. The interaction between CaCl2 and starch/PVA molecules was investigated by Fourier transform infrared spectroscopy. The influence of CaCl2 on the crystalline, thermal and mechanical properties of starch/PVA films was studied by X-ray diffraction, differential scanning calorimetry, thermogravimetric analysis, and tensile testing, respectively. The results indicated that CaCl2 could interact with starch and PVA molecules and then effectively destroy the crystals of starch and PVA. Starch/PVA films plasticized with CaCl2 became soft and ductile, with lower tensile strength and higher elongation at break compared with pure starch/PVA film. The water content of starch/PVA film would increase with the addition of CaCl2. This is an important cause of the plasticization of CaCl2 on starch/PVA film. © 2012 Elsevier Ltd. All rights reserved.&quot;,&quot;author&quot;:[{&quot;dropping-particle&quot;:&quot;&quot;,&quot;family&quot;:&quot;Zhang&quot;,&quot;given&quot;:&quot;Xi&quot;,&quot;non-dropping-particle&quot;:&quot;&quot;,&quot;parse-names&quot;:false,&quot;suffix&quot;:&quot;&quot;},{&quot;dropping-particle&quot;:&quot;&quot;,&quot;family&quot;:&quot;Jiang&quot;,&quot;given&quot;:&quot;Xiancai&quot;,&quot;non-dropping-particle&quot;:&quot;&quot;,&quot;parse-names&quot;:false,&quot;suffix&quot;:&quot;&quot;},{&quot;dropping-particle&quot;:&quot;&quot;,&quot;family&quot;:&quot;Jiang&quot;,&quot;given&quot;:&quot;Ting&quot;,&quot;non-dropping-particle&quot;:&quot;&quot;,&quot;parse-names&quot;:false,&quot;suffix&quot;:&quot;&quot;},{&quot;dropping-particle&quot;:&quot;&quot;,&quot;family&quot;:&quot;Gan&quot;,&quot;given&quot;:&quot;Lingling&quot;,&quot;non-dropping-particle&quot;:&quot;&quot;,&quot;parse-names&quot;:false,&quot;suffix&quot;:&quot;&quot;},{&quot;dropping-particle&quot;:&quot;&quot;,&quot;family&quot;:&quot;Zhang&quot;,&quot;given&quot;:&quot;Xiaofei&quot;,&quot;non-dropping-particle&quot;:&quot;&quot;,&quot;parse-names&quot;:false,&quot;suffix&quot;:&quot;&quot;},{&quot;dropping-particle&quot;:&quot;&quot;,&quot;family&quot;:&quot;Dai&quot;,&quot;given&quot;:&quot;Hua&quot;,&quot;non-dropping-particle&quot;:&quot;&quot;,&quot;parse-names&quot;:false,&quot;suffix&quot;:&quot;&quot;}],&quot;container-title&quot;:&quot;Carbohydrate Polymers&quot;,&quot;id&quot;:&quot;4242a140-6838-5d54-9a2d-d80fea6fd2e9&quot;,&quot;issue&quot;:&quot;4&quot;,&quot;issued&quot;:{&quot;date-parts&quot;:[[&quot;2012&quot;]]},&quot;page&quot;:&quot;1677-1684&quot;,&quot;publisher&quot;:&quot;Elsevier Ltd.&quot;,&quot;title&quot;:&quot;The plasticizing mechanism and effect of calcium chloride on starch/poly(vinyl alcohol) films&quot;,&quot;type&quot;:&quot;article-journal&quot;,&quot;volume&quot;:&quot;90&quot;,&quot;container-title-short&quot;:&quot;Carbohydr Polym&quot;},&quot;uris&quot;:[&quot;http://www.mendeley.com/documents/?uuid=9d9d19d9-ba44-4230-bafe-8150e483973b&quot;],&quot;isTemporary&quot;:false,&quot;legacyDesktopId&quot;:&quot;9d9d19d9-ba44-4230-bafe-8150e483973b&quot;}]},{&quot;citationID&quot;:&quot;MENDELEY_CITATION_d310d17b-c2d3-45a6-af50-cd0d7549ff5d&quot;,&quot;properties&quot;:{&quot;noteIndex&quot;:0},&quot;isEdited&quot;:false,&quot;manualOverride&quot;:{&quot;citeprocText&quot;:&quot;[25]&quot;,&quot;isManuallyOverridden&quot;:false,&quot;manualOverrideText&quot;:&quot;&quot;},&quot;citationTag&quot;:&quot;MENDELEY_CITATION_v3_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&quot;,&quot;citationItems&quot;:[{&quot;id&quot;:&quot;6ade4001-ad54-5058-89a6-5d520b41eed7&quot;,&quot;itemData&quot;:{&quot;DOI&quot;:&quot;10.3390/nano9030323&quot;,&quot;ISSN&quot;:&quot;20794991&quot;,&quot;abstract&quot;:&quot;Poly(vinyl alcohol) (PVA) nanocomposites containing three different nanofillers are prepared and compared in terms of their thermal properties, morphologies, and oxygen permeabilities. Specifically, pristine saponite (SPT) clay, hydrophilic organically modified bentonite (OMB), and hexadecylamine-functionalized graphene sheets (HDA-GSs) are utilized as nanofillers to fabricate PVA nanocomposite films. The hybrid films are fabricated from blended solutions of PVA and the three different nanofillers. The content of each filler with respect to PVA is varied from 0 to 10 wt%, and the changes in the properties of the PVA matrices as a function of the filler content are discussed. With respect to the hybrid containing 5 wt% of SPT, OMB, and HDA-GS, each layer in the polymer matrix consists of well-dispersed individual nanofiller layers. However, the fillers are mainly aggregated in the polymer matrix in a manner similar to the case for the hybrid material containing 10 wt% of fillers. In the thermal properties, SPT and OMB are most effective when the filler corresponds to 5 wt% and 7 wt% for HDA-GS, respectively, and the gas barrier is most effective with respect to 5 wt% content in all fillers. Among the three types of nanofillers that are investigated, OMB exhibits optimal results in terms of thermal stability and the gas barrier effect.&quot;,&quot;author&quot;:[{&quot;dropping-particle&quot;:&quot;&quot;,&quot;family&quot;:&quot;Chang&quot;,&quot;given&quot;:&quot;Jin Hae&quot;,&quot;non-dropping-particle&quot;:&quot;&quot;,&quot;parse-names&quot;:false,&quot;suffix&quot;:&quot;&quot;}],&quot;container-title&quot;:&quot;Nanomaterials&quot;,&quot;id&quot;:&quot;6ade4001-ad54-5058-89a6-5d520b41eed7&quot;,&quot;issue&quot;:&quot;3&quot;,&quot;issued&quot;:{&quot;date-parts&quot;:[[&quot;2019&quot;]]},&quot;title&quot;:&quot;Comparative analysis of properties of PVA composites with various nanofillers: Pristine clay, organoclay, and functionalized graphene&quot;,&quot;type&quot;:&quot;article-journal&quot;,&quot;volume&quot;:&quot;9&quot;,&quot;container-title-short&quot;:&quot;&quot;},&quot;uris&quot;:[&quot;http://www.mendeley.com/documents/?uuid=8ae3027b-9a04-4997-ab56-30863e1fc1d1&quot;],&quot;isTemporary&quot;:false,&quot;legacyDesktopId&quot;:&quot;8ae3027b-9a04-4997-ab56-30863e1fc1d1&quot;}]},{&quot;citationID&quot;:&quot;MENDELEY_CITATION_bd6c628f-8376-490c-87a6-d95c13b34492&quot;,&quot;properties&quot;:{&quot;noteIndex&quot;:0},&quot;isEdited&quot;:false,&quot;manualOverride&quot;:{&quot;citeprocText&quot;:&quot;[19]&quot;,&quot;isManuallyOverridden&quot;:false,&quot;manualOverrideText&quot;:&quot;&quot;},&quot;citationTag&quot;:&quot;MENDELEY_CITATION_v3_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&quot;,&quot;citationItems&quot;:[{&quot;id&quot;:&quot;76d68779-9be0-551a-9a1b-3b248c6125eb&quot;,&quot;itemData&quot;:{&quot;DOI&quot;:&quot;10.1002/app.45751&quot;,&quot;ISSN&quot;:&quot;10974628&quot;,&quot;abstract&quot;:&quot;This work focuses on poly(lactic acid) (PLA) formulations with improved toughness by physical blending with thermoplastic maize starch (TPS) plasticized with aliphatic–aromatic copolyester up to 30 wt %. A noticeable increase in toughness is observed, due to the finely dispersed spherical TPS domains in the PLA matrix. It is worth to note the remarkable increase in the elongation at break that changes from 7% (neat PLA) up to 21.5% for PLA with 30 wt % TPS. The impact-absorbed energy is markedly improved from the relatively low values of neat PLA (1.6 J m−2) up to more than three times. Although TPS is less thermally stable than PLA due to its plasticizer content, in general, PLA/TPS blends offer good balanced thermal stability. The morphology reveals high immiscibility in PLA/TPS blends, with TPS-rich domains with an average size of 1 μm, finely dispersed which, in turn, is responsible for the improved toughness. © 2017 Wiley Periodicals, Inc. J. Appl. Polym. Sci. 2018, 135, 45751.&quot;,&quot;author&quot;:[{&quot;dropping-particle&quot;:&quot;&quot;,&quot;family&quot;:&quot;Ferri&quot;,&quot;given&quot;:&quot;J. M.&quot;,&quot;non-dropping-particle&quot;:&quot;&quot;,&quot;parse-names&quot;:false,&quot;suffix&quot;:&quot;&quot;},{&quot;dropping-particle&quot;:&quot;&quot;,&quot;family&quot;:&quot;Garcia-Garcia&quot;,&quot;given&quot;:&quot;D.&quot;,&quot;non-dropping-particle&quot;:&quot;&quot;,&quot;parse-names&quot;:false,&quot;suffix&quot;:&quot;&quot;},{&quot;dropping-particle&quot;:&quot;&quot;,&quot;family&quot;:&quot;Carbonell-Verdu&quot;,&quot;given&quot;:&quot;A.&quot;,&quot;non-dropping-particle&quot;:&quot;&quot;,&quot;parse-names&quot;:false,&quot;suffix&quot;:&quot;&quot;},{&quot;dropping-particle&quot;:&quot;&quot;,&quot;family&quot;:&quot;Fenollar&quot;,&quot;given&quot;:&quot;O.&quot;,&quot;non-dropping-particle&quot;:&quot;&quot;,&quot;parse-names&quot;:false,&quot;suffix&quot;:&quot;&quot;},{&quot;dropping-particle&quot;:&quot;&quot;,&quot;family&quot;:&quot;Balart&quot;,&quot;given&quot;:&quot;R.&quot;,&quot;non-dropping-particle&quot;:&quot;&quot;,&quot;parse-names&quot;:false,&quot;suffix&quot;:&quot;&quot;}],&quot;container-title&quot;:&quot;Journal of Applied Polymer Science&quot;,&quot;id&quot;:&quot;76d68779-9be0-551a-9a1b-3b248c6125eb&quot;,&quot;issue&quot;:&quot;4&quot;,&quot;issued&quot;:{&quot;date-parts&quot;:[[&quot;2018&quot;]]},&quot;page&quot;:&quot;1-8&quot;,&quot;title&quot;:&quot;Poly(lactic acid) formulations with improved toughness by physical blending with thermoplastic starch&quot;,&quot;type&quot;:&quot;article-journal&quot;,&quot;volume&quot;:&quot;135&quot;,&quot;container-title-short&quot;:&quot;J Appl Polym Sci&quot;},&quot;uris&quot;:[&quot;http://www.mendeley.com/documents/?uuid=69d6b213-0e94-4c1c-bd24-f8d320ec253c&quot;],&quot;isTemporary&quot;:false,&quot;legacyDesktopId&quot;:&quot;69d6b213-0e94-4c1c-bd24-f8d320ec253c&quot;}]},{&quot;citationID&quot;:&quot;MENDELEY_CITATION_c99948e0-1413-48b7-9937-4f6f3b4dd946&quot;,&quot;properties&quot;:{&quot;noteIndex&quot;:0},&quot;isEdited&quot;:false,&quot;manualOverride&quot;:{&quot;citeprocText&quot;:&quot;[7]&quot;,&quot;isManuallyOverridden&quot;:false,&quot;manualOverrideText&quot;:&quot;&quot;},&quot;citationTag&quot;:&quot;MENDELEY_CITATION_v3_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&quot;,&quot;citationItems&quot;:[{&quot;id&quot;:&quot;deb69da6-fa1f-5598-8fce-6575cf51f847&quot;,&quot;itemData&quot;:{&quot;DOI&quot;:&quot;10.3390/ma11112138&quot;,&quot;ISSN&quot;:&quot;19961944&quot;,&quot;abstract&quot;:&quot;The present study describes the preparation and characterization of binary and ternary blends based on polylactide (PLA) with poly(ε-caprolactone) (PCL) and thermoplastic starch (TPS) to develop fully compostable plastics with improved ductility and toughness. To this end, PLA was first melt-mixed in a co-rotating twin-screw extruder with up to 40 wt % of different PCL and TPS combinations and then shaped into pieces by injection molding. The mechanical, thermal, and thermomechanical properties of the resultant binary and ternary blend pieces were analyzed and related to their composition. Although the biopolymer blends were immiscible, the addition of both PCL and TPS remarkably increased the flexibility and impact strength of PLA while it slightly reduced its mechanical strength. The most balanced mechanical performance was achieved for the ternary blend pieces that combined high PCL contents with low amounts of TPS, suggesting a main phase change from PLA/TPS (comparatively rigid) to PLA/PCL (comparatively flexible). The PLA-based blends presented an \&quot;island-and-sea\&quot; morphology in which the TPS phase contributed to the fine dispersion of PCL as micro-sized spherical domains that acted as a rubber-like phase with the capacity to improve toughness. In addition, the here-prepared ternary blend pieces presented slightly higher thermal stability and lower thermomechanical stiffness than the neat PLA pieces. Finally, all biopolymer pieces fully disintegrated in a controlled compost soil after 28 days. Therefore, the inherently low ductility and toughness of PLA can be successfully improved by melt blending with PCL and TPS, resulting in compostable plastic materials with a great potential in, for instance, rigid packaging applications.&quot;,&quot;author&quot;:[{&quot;dropping-particle&quot;:&quot;&quot;,&quot;family&quot;:&quot;Quiles-Carrillo&quot;,&quot;given&quot;:&quot;Luis&quot;,&quot;non-dropping-particle&quot;:&quot;&quot;,&quot;parse-names&quot;:false,&quot;suffix&quot;:&quot;&quot;},{&quot;dropping-particle&quot;:&quot;&quot;,&quot;family&quot;:&quot;Montanes&quot;,&quot;given&quot;:&quot;Nestor&quot;,&quot;non-dropping-particle&quot;:&quot;&quot;,&quot;parse-names&quot;:false,&quot;suffix&quot;:&quot;&quot;},{&quot;dropping-particle&quot;:&quot;&quot;,&quot;family&quot;:&quot;Pineiro&quot;,&quot;given&quot;:&quot;Fede&quot;,&quot;non-dropping-particle&quot;:&quot;&quot;,&quot;parse-names&quot;:false,&quot;suffix&quot;:&quot;&quot;},{&quot;dropping-particle&quot;:&quot;&quot;,&quot;family&quot;:&quot;Jorda-Vilaplana&quot;,&quot;given&quot;:&quot;Amparo&quot;,&quot;non-dropping-particle&quot;:&quot;&quot;,&quot;parse-names&quot;:false,&quot;suffix&quot;:&quot;&quot;},{&quot;dropping-particle&quot;:&quot;&quot;,&quot;family&quot;:&quot;Torres-Giner&quot;,&quot;given&quot;:&quot;Sergio&quot;,&quot;non-dropping-particle&quot;:&quot;&quot;,&quot;parse-names&quot;:false,&quot;suffix&quot;:&quot;&quot;}],&quot;container-title&quot;:&quot;Materials&quot;,&quot;id&quot;:&quot;deb69da6-fa1f-5598-8fce-6575cf51f847&quot;,&quot;issue&quot;:&quot;11&quot;,&quot;issued&quot;:{&quot;date-parts&quot;:[[&quot;2018&quot;]]},&quot;page&quot;:&quot;1-20&quot;,&quot;title&quot;:&quot;Ductility and toughness improvement of injection-molded compostable pieces of polylactide by melt blending with poly(ε-caprolactone) and thermoplastic starch&quot;,&quot;type&quot;:&quot;article-journal&quot;,&quot;volume&quot;:&quot;11&quot;,&quot;container-title-short&quot;:&quot;&quot;},&quot;uris&quot;:[&quot;http://www.mendeley.com/documents/?uuid=e651fa8a-cfa5-49b7-8967-33e41018a12d&quot;],&quot;isTemporary&quot;:false,&quot;legacyDesktopId&quot;:&quot;e651fa8a-cfa5-49b7-8967-33e41018a12d&quot;}]},{&quot;citationID&quot;:&quot;MENDELEY_CITATION_7bf67916-a497-41c6-ab04-a410584b8ac5&quot;,&quot;properties&quot;:{&quot;noteIndex&quot;:0},&quot;isEdited&quot;:false,&quot;manualOverride&quot;:{&quot;citeprocText&quot;:&quot;[11]&quot;,&quot;isManuallyOverridden&quot;:false,&quot;manualOverrideText&quot;:&quot;&quot;},&quot;citationTag&quot;:&quot;MENDELEY_CITATION_v3_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&quot;,&quot;citationItems&quot;:[{&quot;id&quot;:&quot;b30a41ce-0f0b-577b-9392-6db0955ec345&quot;,&quot;itemData&quot;:{&quot;DOI&quot;:&quot;10.1002/app.37877&quot;,&quot;ISSN&quot;:&quot;00218995&quot;,&quot;abstract&quot;:&quot;The potential of biodegradable polymers has long been recognized. In this work, composites of low density polyethylene (LDPE) and low density polyethylene/thermoplastic starch (LDPE/TPS) at different ratios of TPS (40%-60% w/w) were prepared in internal mixer. Polyethylene-grafted maleic anhydride (PE-g-MA) at 3 wt % was used as coupling agent. Chemical reactions between functional groups of composite components were studied and confirmed by Fourier transforms infrared (FTIR) spectroscopy. The morphology of film surfaces was studied using scanning electron microscopy. The physical, mechanical, and dynamic-mechanical thermal analyses of LDPE/TPS composites were evaluated. The FTIR results showed transmission peak at 1642 cm -1, which is the result of chemical reaction between the hydroxyl groups of starch and anhydride groups of coupling agent. This verifies the presence of the carboxylate group due to the formation of ester bonding. The results showed that the water absorption and density of composite films increased by increasing the starch content in LDPE/TPS composites. The tensile strength and elongation at break decreased by increasing the starch level in the composites, but the young's modulus increased. The morphological studies showed that the biodegradability of composites increased by increasing the starch content and the results was confirmed by weight loss in buring the samples in wet soil during time intervals. The dynamic mechanical thermal analyzer thermograms showed that there are two relaxation temperature peaks. The amplitude of peaks increased by increasing the starch content from 40 to 60% probably due to increasing amorphous phase of composite. The starch was uniformly distributed throughout the LDPE polymer matrix and compatible and biodegradable composites were formed. Copyright © 2012 Wiley Periodicals, Inc.&quot;,&quot;author&quot;:[{&quot;dropping-particle&quot;:&quot;&quot;,&quot;family&quot;:&quot;Oromiehie&quot;,&quot;given&quot;:&quot;A. R.&quot;,&quot;non-dropping-particle&quot;:&quot;&quot;,&quot;parse-names&quot;:false,&quot;suffix&quot;:&quot;&quot;},{&quot;dropping-particle&quot;:&quot;&quot;,&quot;family&quot;:&quot;Lari&quot;,&quot;given&quot;:&quot;T. Taherzadeh&quot;,&quot;non-dropping-particle&quot;:&quot;&quot;,&quot;parse-names&quot;:false,&quot;suffix&quot;:&quot;&quot;},{&quot;dropping-particle&quot;:&quot;&quot;,&quot;family&quot;:&quot;Rabiee&quot;,&quot;given&quot;:&quot;A.&quot;,&quot;non-dropping-particle&quot;:&quot;&quot;,&quot;parse-names&quot;:false,&quot;suffix&quot;:&quot;&quot;}],&quot;container-title&quot;:&quot;Journal of Applied Polymer Science&quot;,&quot;id&quot;:&quot;b30a41ce-0f0b-577b-9392-6db0955ec345&quot;,&quot;issue&quot;:&quot;2&quot;,&quot;issued&quot;:{&quot;date-parts&quot;:[[&quot;2013&quot;]]},&quot;page&quot;:&quot;1128-1134&quot;,&quot;title&quot;:&quot;Physical and thermal mechanical properties of corn starch/LDPE composites&quot;,&quot;type&quot;:&quot;article-journal&quot;,&quot;volume&quot;:&quot;127&quot;,&quot;container-title-short&quot;:&quot;J Appl Polym Sci&quot;},&quot;uris&quot;:[&quot;http://www.mendeley.com/documents/?uuid=b02d1b82-2233-4cb6-a119-beec353fe828&quot;],&quot;isTemporary&quot;:false,&quot;legacyDesktopId&quot;:&quot;b02d1b82-2233-4cb6-a119-beec353fe828&quot;}]},{&quot;citationID&quot;:&quot;MENDELEY_CITATION_3d553e9f-c889-490d-8d93-3c2c5213dda5&quot;,&quot;properties&quot;:{&quot;noteIndex&quot;:0},&quot;isEdited&quot;:false,&quot;manualOverride&quot;:{&quot;citeprocText&quot;:&quot;[34]&quot;,&quot;isManuallyOverridden&quot;:false,&quot;manualOverrideText&quot;:&quot;&quot;},&quot;citationTag&quot;:&quot;MENDELEY_CITATION_v3_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&quot;,&quot;citationItems&quot;:[{&quot;id&quot;:&quot;b141371e-1350-5821-986b-a3c557887ca0&quot;,&quot;itemData&quot;:{&quot;DOI&quot;:&quot;10.3390/ma12030344&quot;,&quot;ISSN&quot;:&quot;19961944&quot;,&quot;abstract&quot;:&quot;Natural keratin fibres derived from Mexican tannery waste and coconut fibres from coconut processing waste were used as fillers in commercially available, biodegradable thermoplastic starch-polyester blend to obtain sustainable biocomposites. The morphology, rheological and mechanical properties as well as pyrolysis, flammability and forced flaming combustion behaviour of those biocomposites were investigated. In order to open up new application areas for these kinds of biocomposites, ammonium polyphosphate (APP) was added as a flame retardant. Extensive flammability and cone calorimeter studies revealed a good flame retardance effect with natural fibres alone and improved effectiveness with the addition of APP. In fact, it was shown that replacing 20 of 30 wt. % of APP with keratin fibres achieved the same effectiveness. In the case of coconut fibres, a synergistic effect led to an even lower heat release rate and total heat evolved due to reinforced char residue. This was confirmed via scanning electron microscopy of the char structure. All in all, these results constitute a good approach towards sustainable and biodegradable fibre reinforced biocomposites with improved flame retardant properties.&quot;,&quot;author&quot;:[{&quot;dropping-particle&quot;:&quot;&quot;,&quot;family&quot;:&quot;Rabe&quot;,&quot;given&quot;:&quot;Sebastian&quot;,&quot;non-dropping-particle&quot;:&quot;&quot;,&quot;parse-names&quot;:false,&quot;suffix&quot;:&quot;&quot;},{&quot;dropping-particle&quot;:&quot;&quot;,&quot;family&quot;:&quot;Sanchez-Olivares&quot;,&quot;given&quot;:&quot;Guadalupe&quot;,&quot;non-dropping-particle&quot;:&quot;&quot;,&quot;parse-names&quot;:false,&quot;suffix&quot;:&quot;&quot;},{&quot;dropping-particle&quot;:&quot;&quot;,&quot;family&quot;:&quot;Pérez-Chávez&quot;,&quot;given&quot;:&quot;Ricardo&quot;,&quot;non-dropping-particle&quot;:&quot;&quot;,&quot;parse-names&quot;:false,&quot;suffix&quot;:&quot;&quot;},{&quot;dropping-particle&quot;:&quot;&quot;,&quot;family&quot;:&quot;Schartel&quot;,&quot;given&quot;:&quot;Bernhard&quot;,&quot;non-dropping-particle&quot;:&quot;&quot;,&quot;parse-names&quot;:false,&quot;suffix&quot;:&quot;&quot;}],&quot;container-title&quot;:&quot;Materials&quot;,&quot;id&quot;:&quot;b141371e-1350-5821-986b-a3c557887ca0&quot;,&quot;issue&quot;:&quot;3&quot;,&quot;issued&quot;:{&quot;date-parts&quot;:[[&quot;2019&quot;]]},&quot;title&quot;:&quot;Natural keratin and coconut fibres from industrial wastes in flame retarded thermoplastic starch biocomposites&quot;,&quot;type&quot;:&quot;article-journal&quot;,&quot;volume&quot;:&quot;12&quot;,&quot;container-title-short&quot;:&quot;&quot;},&quot;uris&quot;:[&quot;http://www.mendeley.com/documents/?uuid=4f55547a-52fc-4760-8f1f-3f57ede91eb5&quot;],&quot;isTemporary&quot;:false,&quot;legacyDesktopId&quot;:&quot;4f55547a-52fc-4760-8f1f-3f57ede91eb5&quot;}]},{&quot;citationID&quot;:&quot;MENDELEY_CITATION_ed638763-beca-4203-8924-4f31e257f529&quot;,&quot;properties&quot;:{&quot;noteIndex&quot;:0},&quot;isEdited&quot;:false,&quot;manualOverride&quot;:{&quot;citeprocText&quot;:&quot;[5]&quot;,&quot;isManuallyOverridden&quot;:false,&quot;manualOverrideText&quot;:&quot;&quot;},&quot;citationTag&quot;:&quot;MENDELEY_CITATION_v3_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&quot;,&quot;citationItems&quot;:[{&quot;id&quot;:&quot;efa3100e-97f0-530f-9d0b-66b93345f273&quot;,&quot;itemData&quot;:{&quot;DOI&quot;:&quot;10.1016/j.ijbiomac.2016.12.067&quot;,&quot;ISSN&quot;:&quot;18790003&quot;,&quot;abstract&quot;:&quot;In this work, starch/polyvinyl alcohol (PVA) blend films with different compositions were prepared by melt processing. The effect of the composition and relative humidity (RH) on the structure and properties of the resulting blends were investigated. [sbnd]OH groups on starch and PVA formed hydrogen bonding interactions, which could improve the compatibility of the two components. With the increase of starch, the degree of crystallinity of PVA component decreased. The fracture surface of the blend films exhibited rough surface, suggesting the tough fracture. With the increase of starch, the water uptake at equilibrium decreased. With the increase of RH, the water uptake at equilibrium of the resulting blends increased. The tensile strength, elongation at break and Young's modulus decreased with increasing content of starch. However, at 50% starch content, the flexibility of the blend films was still high, with the elongation at break more than 1000% and tensile strength of 9 MPa, which was superior to the commonly LDPE package films. The tensile strength and Young's modulus decreased with the increase of RH, while the elongation at break was enhanced dramatically, indicating the improved flexibility. Therefore, these kinds of blend films exhibited wide application potentials as packaging materials.&quot;,&quot;author&quot;:[{&quot;dropping-particle&quot;:&quot;&quot;,&quot;family&quot;:&quot;Tian&quot;,&quot;given&quot;:&quot;Huafeng&quot;,&quot;non-dropping-particle&quot;:&quot;&quot;,&quot;parse-names&quot;:false,&quot;suffix&quot;:&quot;&quot;},{&quot;dropping-particle&quot;:&quot;&quot;,&quot;family&quot;:&quot;Yan&quot;,&quot;given&quot;:&quot;Jiaan&quot;,&quot;non-dropping-particle&quot;:&quot;&quot;,&quot;parse-names&quot;:false,&quot;suffix&quot;:&quot;&quot;},{&quot;dropping-particle&quot;:&quot;&quot;,&quot;family&quot;:&quot;Rajulu&quot;,&quot;given&quot;:&quot;A. Varada&quot;,&quot;non-dropping-particle&quot;:&quot;&quot;,&quot;parse-names&quot;:false,&quot;suffix&quot;:&quot;&quot;},{&quot;dropping-particle&quot;:&quot;&quot;,&quot;family&quot;:&quot;Xiang&quot;,&quot;given&quot;:&quot;Aimin&quot;,&quot;non-dropping-particle&quot;:&quot;&quot;,&quot;parse-names&quot;:false,&quot;suffix&quot;:&quot;&quot;},{&quot;dropping-particle&quot;:&quot;&quot;,&quot;family&quot;:&quot;Luo&quot;,&quot;given&quot;:&quot;Xiaogang&quot;,&quot;non-dropping-particle&quot;:&quot;&quot;,&quot;parse-names&quot;:false,&quot;suffix&quot;:&quot;&quot;}],&quot;container-title&quot;:&quot;International Journal of Biological Macromolecules&quot;,&quot;id&quot;:&quot;efa3100e-97f0-530f-9d0b-66b93345f273&quot;,&quot;issued&quot;:{&quot;date-parts&quot;:[[&quot;2017&quot;]]},&quot;page&quot;:&quot;518-523&quot;,&quot;publisher&quot;:&quot;Elsevier B.V.&quot;,&quot;title&quot;:&quot;Fabrication and properties of polyvinyl alcohol/starch blend films: Effect of composition and humidity&quot;,&quot;type&quot;:&quot;article-journal&quot;,&quot;volume&quot;:&quot;96&quot;,&quot;container-title-short&quot;:&quot;Int J Biol Macromol&quot;},&quot;uris&quot;:[&quot;http://www.mendeley.com/documents/?uuid=6503ca88-48f6-4d0b-8a22-3989f42c16af&quot;],&quot;isTemporary&quot;:false,&quot;legacyDesktopId&quot;:&quot;6503ca88-48f6-4d0b-8a22-3989f42c16af&quot;}]},{&quot;citationID&quot;:&quot;MENDELEY_CITATION_97c87273-1a96-4b47-b5fc-8041d353ce64&quot;,&quot;properties&quot;:{&quot;noteIndex&quot;:0},&quot;isEdited&quot;:false,&quot;manualOverride&quot;:{&quot;citeprocText&quot;:&quot;[19]&quot;,&quot;isManuallyOverridden&quot;:false,&quot;manualOverrideText&quot;:&quot;&quot;},&quot;citationTag&quot;:&quot;MENDELEY_CITATION_v3_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&quot;,&quot;citationItems&quot;:[{&quot;id&quot;:&quot;76d68779-9be0-551a-9a1b-3b248c6125eb&quot;,&quot;itemData&quot;:{&quot;DOI&quot;:&quot;10.1002/app.45751&quot;,&quot;ISSN&quot;:&quot;10974628&quot;,&quot;abstract&quot;:&quot;This work focuses on poly(lactic acid) (PLA) formulations with improved toughness by physical blending with thermoplastic maize starch (TPS) plasticized with aliphatic–aromatic copolyester up to 30 wt %. A noticeable increase in toughness is observed, due to the finely dispersed spherical TPS domains in the PLA matrix. It is worth to note the remarkable increase in the elongation at break that changes from 7% (neat PLA) up to 21.5% for PLA with 30 wt % TPS. The impact-absorbed energy is markedly improved from the relatively low values of neat PLA (1.6 J m−2) up to more than three times. Although TPS is less thermally stable than PLA due to its plasticizer content, in general, PLA/TPS blends offer good balanced thermal stability. The morphology reveals high immiscibility in PLA/TPS blends, with TPS-rich domains with an average size of 1 μm, finely dispersed which, in turn, is responsible for the improved toughness. © 2017 Wiley Periodicals, Inc. J. Appl. Polym. Sci. 2018, 135, 45751.&quot;,&quot;author&quot;:[{&quot;dropping-particle&quot;:&quot;&quot;,&quot;family&quot;:&quot;Ferri&quot;,&quot;given&quot;:&quot;J. M.&quot;,&quot;non-dropping-particle&quot;:&quot;&quot;,&quot;parse-names&quot;:false,&quot;suffix&quot;:&quot;&quot;},{&quot;dropping-particle&quot;:&quot;&quot;,&quot;family&quot;:&quot;Garcia-Garcia&quot;,&quot;given&quot;:&quot;D.&quot;,&quot;non-dropping-particle&quot;:&quot;&quot;,&quot;parse-names&quot;:false,&quot;suffix&quot;:&quot;&quot;},{&quot;dropping-particle&quot;:&quot;&quot;,&quot;family&quot;:&quot;Carbonell-Verdu&quot;,&quot;given&quot;:&quot;A.&quot;,&quot;non-dropping-particle&quot;:&quot;&quot;,&quot;parse-names&quot;:false,&quot;suffix&quot;:&quot;&quot;},{&quot;dropping-particle&quot;:&quot;&quot;,&quot;family&quot;:&quot;Fenollar&quot;,&quot;given&quot;:&quot;O.&quot;,&quot;non-dropping-particle&quot;:&quot;&quot;,&quot;parse-names&quot;:false,&quot;suffix&quot;:&quot;&quot;},{&quot;dropping-particle&quot;:&quot;&quot;,&quot;family&quot;:&quot;Balart&quot;,&quot;given&quot;:&quot;R.&quot;,&quot;non-dropping-particle&quot;:&quot;&quot;,&quot;parse-names&quot;:false,&quot;suffix&quot;:&quot;&quot;}],&quot;container-title&quot;:&quot;Journal of Applied Polymer Science&quot;,&quot;id&quot;:&quot;76d68779-9be0-551a-9a1b-3b248c6125eb&quot;,&quot;issue&quot;:&quot;4&quot;,&quot;issued&quot;:{&quot;date-parts&quot;:[[&quot;2018&quot;]]},&quot;page&quot;:&quot;1-8&quot;,&quot;title&quot;:&quot;Poly(lactic acid) formulations with improved toughness by physical blending with thermoplastic starch&quot;,&quot;type&quot;:&quot;article-journal&quot;,&quot;volume&quot;:&quot;135&quot;,&quot;container-title-short&quot;:&quot;J Appl Polym Sci&quot;},&quot;uris&quot;:[&quot;http://www.mendeley.com/documents/?uuid=69d6b213-0e94-4c1c-bd24-f8d320ec253c&quot;],&quot;isTemporary&quot;:false,&quot;legacyDesktopId&quot;:&quot;69d6b213-0e94-4c1c-bd24-f8d320ec253c&quot;}]},{&quot;citationID&quot;:&quot;MENDELEY_CITATION_62228061-d10d-4aba-aea4-1bb020eaf2fc&quot;,&quot;properties&quot;:{&quot;noteIndex&quot;:0},&quot;isEdited&quot;:false,&quot;manualOverride&quot;:{&quot;citeprocText&quot;:&quot;[37]&quot;,&quot;isManuallyOverridden&quot;:false,&quot;manualOverrideText&quot;:&quot;&quot;},&quot;citationTag&quot;:&quot;MENDELEY_CITATION_v3_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&quot;,&quot;citationItems&quot;:[{&quot;id&quot;:&quot;431bb1cd-351c-54a3-ae80-fde749a59f92&quot;,&quot;itemData&quot;:{&quot;DOI&quot;:&quot;10.1002/pi.5329&quot;,&quot;ISSN&quot;:&quot;10970126&quot;,&quot;abstract&quot;:&quot;The use of maleinized linseed oil (MLO) as a potential biobased plasticizer for poly(lactic acid) (PLA) industrial formulations with improved toughness was evaluated. MLO content varied in the range 0–20 phr (parts by weight of MLO per hundred parts by weight of PLA). Mechanical, thermal and morphological characterizations were used to assess the potential of MLO as an environmentally friendly plasticizer for PLA formulations. Dynamic mechanical thermal analysis and differential scanning calorimetry revealed a noticeable decrease in the glass transition temperature of about 6.5 °C compared to neat PLA. In addition, the cold crystallization process was favoured with MLO content due to the increased chain mobility that the plasticizer provides. PLA toughness was markedly improved in formulations with 5 phr MLO, while maximum elongation at break was obtained for PLA formulations plasticized with MLO content in the range 15–20 phr. Scanning electron microscopy revealed evidence of plastic deformation. Nevertheless, phase separation was detected in plasticized PLA formulations with high MLO content (above 15–20 phr MLO), which had a negative effect on overall toughness. © 2017 Society of Chemical Industry.&quot;,&quot;author&quot;:[{&quot;dropping-particle&quot;:&quot;&quot;,&quot;family&quot;:&quot;Ferri&quot;,&quot;given&quot;:&quot;Jose M.&quot;,&quot;non-dropping-particle&quot;:&quot;&quot;,&quot;parse-names&quot;:false,&quot;suffix&quot;:&quot;&quot;},{&quot;dropping-particle&quot;:&quot;&quot;,&quot;family&quot;:&quot;Garcia-Garcia&quot;,&quot;given&quot;:&quot;Daniel&quot;,&quot;non-dropping-particle&quot;:&quot;&quot;,&quot;parse-names&quot;:false,&quot;suffix&quot;:&quot;&quot;},{&quot;dropping-particle&quot;:&quot;&quot;,&quot;family&quot;:&quot;Montanes&quot;,&quot;given&quot;:&quot;Nestor&quot;,&quot;non-dropping-particle&quot;:&quot;&quot;,&quot;parse-names&quot;:false,&quot;suffix&quot;:&quot;&quot;},{&quot;dropping-particle&quot;:&quot;&quot;,&quot;family&quot;:&quot;Fenollar&quot;,&quot;given&quot;:&quot;Octavio&quot;,&quot;non-dropping-particle&quot;:&quot;&quot;,&quot;parse-names&quot;:false,&quot;suffix&quot;:&quot;&quot;},{&quot;dropping-particle&quot;:&quot;&quot;,&quot;family&quot;:&quot;Balart&quot;,&quot;given&quot;:&quot;Rafael&quot;,&quot;non-dropping-particle&quot;:&quot;&quot;,&quot;parse-names&quot;:false,&quot;suffix&quot;:&quot;&quot;}],&quot;container-title&quot;:&quot;Polymer International&quot;,&quot;id&quot;:&quot;431bb1cd-351c-54a3-ae80-fde749a59f92&quot;,&quot;issue&quot;:&quot;6&quot;,&quot;issued&quot;:{&quot;date-parts&quot;:[[&quot;2017&quot;]]},&quot;page&quot;:&quot;882-891&quot;,&quot;title&quot;:&quot;The effect of maleinized linseed oil as biobased plasticizer in poly(lactic acid)-based formulations&quot;,&quot;type&quot;:&quot;article-journal&quot;,&quot;volume&quot;:&quot;66&quot;,&quot;container-title-short&quot;:&quot;Polym Int&quot;},&quot;uris&quot;:[&quot;http://www.mendeley.com/documents/?uuid=b1b316d5-8a3f-4c66-ba43-73e0e27c05c1&quot;],&quot;isTemporary&quot;:false,&quot;legacyDesktopId&quot;:&quot;b1b316d5-8a3f-4c66-ba43-73e0e27c05c1&quot;}]},{&quot;citationID&quot;:&quot;MENDELEY_CITATION_4c108fb8-e773-40e5-9bd9-99835e516469&quot;,&quot;properties&quot;:{&quot;noteIndex&quot;:0},&quot;isEdited&quot;:false,&quot;manualOverride&quot;:{&quot;citeprocText&quot;:&quot;[7], [19], [37]&quot;,&quot;isManuallyOverridden&quot;:false,&quot;manualOverrideText&quot;:&quot;&quot;},&quot;citationTag&quot;:&quot;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&quot;,&quot;citationItems&quot;:[{&quot;id&quot;:&quot;431bb1cd-351c-54a3-ae80-fde749a59f92&quot;,&quot;itemData&quot;:{&quot;DOI&quot;:&quot;10.1002/pi.5329&quot;,&quot;ISSN&quot;:&quot;10970126&quot;,&quot;abstract&quot;:&quot;The use of maleinized linseed oil (MLO) as a potential biobased plasticizer for poly(lactic acid) (PLA) industrial formulations with improved toughness was evaluated. MLO content varied in the range 0–20 phr (parts by weight of MLO per hundred parts by weight of PLA). Mechanical, thermal and morphological characterizations were used to assess the potential of MLO as an environmentally friendly plasticizer for PLA formulations. Dynamic mechanical thermal analysis and differential scanning calorimetry revealed a noticeable decrease in the glass transition temperature of about 6.5 °C compared to neat PLA. In addition, the cold crystallization process was favoured with MLO content due to the increased chain mobility that the plasticizer provides. PLA toughness was markedly improved in formulations with 5 phr MLO, while maximum elongation at break was obtained for PLA formulations plasticized with MLO content in the range 15–20 phr. Scanning electron microscopy revealed evidence of plastic deformation. Nevertheless, phase separation was detected in plasticized PLA formulations with high MLO content (above 15–20 phr MLO), which had a negative effect on overall toughness. © 2017 Society of Chemical Industry.&quot;,&quot;author&quot;:[{&quot;dropping-particle&quot;:&quot;&quot;,&quot;family&quot;:&quot;Ferri&quot;,&quot;given&quot;:&quot;Jose M.&quot;,&quot;non-dropping-particle&quot;:&quot;&quot;,&quot;parse-names&quot;:false,&quot;suffix&quot;:&quot;&quot;},{&quot;dropping-particle&quot;:&quot;&quot;,&quot;family&quot;:&quot;Garcia-Garcia&quot;,&quot;given&quot;:&quot;Daniel&quot;,&quot;non-dropping-particle&quot;:&quot;&quot;,&quot;parse-names&quot;:false,&quot;suffix&quot;:&quot;&quot;},{&quot;dropping-particle&quot;:&quot;&quot;,&quot;family&quot;:&quot;Montanes&quot;,&quot;given&quot;:&quot;Nestor&quot;,&quot;non-dropping-particle&quot;:&quot;&quot;,&quot;parse-names&quot;:false,&quot;suffix&quot;:&quot;&quot;},{&quot;dropping-particle&quot;:&quot;&quot;,&quot;family&quot;:&quot;Fenollar&quot;,&quot;given&quot;:&quot;Octavio&quot;,&quot;non-dropping-particle&quot;:&quot;&quot;,&quot;parse-names&quot;:false,&quot;suffix&quot;:&quot;&quot;},{&quot;dropping-particle&quot;:&quot;&quot;,&quot;family&quot;:&quot;Balart&quot;,&quot;given&quot;:&quot;Rafael&quot;,&quot;non-dropping-particle&quot;:&quot;&quot;,&quot;parse-names&quot;:false,&quot;suffix&quot;:&quot;&quot;}],&quot;container-title&quot;:&quot;Polymer International&quot;,&quot;id&quot;:&quot;431bb1cd-351c-54a3-ae80-fde749a59f92&quot;,&quot;issue&quot;:&quot;6&quot;,&quot;issued&quot;:{&quot;date-parts&quot;:[[&quot;2017&quot;]]},&quot;page&quot;:&quot;882-891&quot;,&quot;title&quot;:&quot;The effect of maleinized linseed oil as biobased plasticizer in poly(lactic acid)-based formulations&quot;,&quot;type&quot;:&quot;article-journal&quot;,&quot;volume&quot;:&quot;66&quot;,&quot;container-title-short&quot;:&quot;Polym Int&quot;},&quot;uris&quot;:[&quot;http://www.mendeley.com/documents/?uuid=b1b316d5-8a3f-4c66-ba43-73e0e27c05c1&quot;],&quot;isTemporary&quot;:false,&quot;legacyDesktopId&quot;:&quot;b1b316d5-8a3f-4c66-ba43-73e0e27c05c1&quot;},{&quot;id&quot;:&quot;76d68779-9be0-551a-9a1b-3b248c6125eb&quot;,&quot;itemData&quot;:{&quot;DOI&quot;:&quot;10.1002/app.45751&quot;,&quot;ISSN&quot;:&quot;10974628&quot;,&quot;abstract&quot;:&quot;This work focuses on poly(lactic acid) (PLA) formulations with improved toughness by physical blending with thermoplastic maize starch (TPS) plasticized with aliphatic–aromatic copolyester up to 30 wt %. A noticeable increase in toughness is observed, due to the finely dispersed spherical TPS domains in the PLA matrix. It is worth to note the remarkable increase in the elongation at break that changes from 7% (neat PLA) up to 21.5% for PLA with 30 wt % TPS. The impact-absorbed energy is markedly improved from the relatively low values of neat PLA (1.6 J m−2) up to more than three times. Although TPS is less thermally stable than PLA due to its plasticizer content, in general, PLA/TPS blends offer good balanced thermal stability. The morphology reveals high immiscibility in PLA/TPS blends, with TPS-rich domains with an average size of 1 μm, finely dispersed which, in turn, is responsible for the improved toughness. © 2017 Wiley Periodicals, Inc. J. Appl. Polym. Sci. 2018, 135, 45751.&quot;,&quot;author&quot;:[{&quot;dropping-particle&quot;:&quot;&quot;,&quot;family&quot;:&quot;Ferri&quot;,&quot;given&quot;:&quot;J. M.&quot;,&quot;non-dropping-particle&quot;:&quot;&quot;,&quot;parse-names&quot;:false,&quot;suffix&quot;:&quot;&quot;},{&quot;dropping-particle&quot;:&quot;&quot;,&quot;family&quot;:&quot;Garcia-Garcia&quot;,&quot;given&quot;:&quot;D.&quot;,&quot;non-dropping-particle&quot;:&quot;&quot;,&quot;parse-names&quot;:false,&quot;suffix&quot;:&quot;&quot;},{&quot;dropping-particle&quot;:&quot;&quot;,&quot;family&quot;:&quot;Carbonell-Verdu&quot;,&quot;given&quot;:&quot;A.&quot;,&quot;non-dropping-particle&quot;:&quot;&quot;,&quot;parse-names&quot;:false,&quot;suffix&quot;:&quot;&quot;},{&quot;dropping-particle&quot;:&quot;&quot;,&quot;family&quot;:&quot;Fenollar&quot;,&quot;given&quot;:&quot;O.&quot;,&quot;non-dropping-particle&quot;:&quot;&quot;,&quot;parse-names&quot;:false,&quot;suffix&quot;:&quot;&quot;},{&quot;dropping-particle&quot;:&quot;&quot;,&quot;family&quot;:&quot;Balart&quot;,&quot;given&quot;:&quot;R.&quot;,&quot;non-dropping-particle&quot;:&quot;&quot;,&quot;parse-names&quot;:false,&quot;suffix&quot;:&quot;&quot;}],&quot;container-title&quot;:&quot;Journal of Applied Polymer Science&quot;,&quot;id&quot;:&quot;76d68779-9be0-551a-9a1b-3b248c6125eb&quot;,&quot;issue&quot;:&quot;4&quot;,&quot;issued&quot;:{&quot;date-parts&quot;:[[&quot;2018&quot;]]},&quot;page&quot;:&quot;1-8&quot;,&quot;title&quot;:&quot;Poly(lactic acid) formulations with improved toughness by physical blending with thermoplastic starch&quot;,&quot;type&quot;:&quot;article-journal&quot;,&quot;volume&quot;:&quot;135&quot;,&quot;container-title-short&quot;:&quot;J Appl Polym Sci&quot;},&quot;uris&quot;:[&quot;http://www.mendeley.com/documents/?uuid=69d6b213-0e94-4c1c-bd24-f8d320ec253c&quot;],&quot;isTemporary&quot;:false,&quot;legacyDesktopId&quot;:&quot;69d6b213-0e94-4c1c-bd24-f8d320ec253c&quot;},{&quot;id&quot;:&quot;deb69da6-fa1f-5598-8fce-6575cf51f847&quot;,&quot;itemData&quot;:{&quot;DOI&quot;:&quot;10.3390/ma11112138&quot;,&quot;ISSN&quot;:&quot;19961944&quot;,&quot;abstract&quot;:&quot;The present study describes the preparation and characterization of binary and ternary blends based on polylactide (PLA) with poly(ε-caprolactone) (PCL) and thermoplastic starch (TPS) to develop fully compostable plastics with improved ductility and toughness. To this end, PLA was first melt-mixed in a co-rotating twin-screw extruder with up to 40 wt % of different PCL and TPS combinations and then shaped into pieces by injection molding. The mechanical, thermal, and thermomechanical properties of the resultant binary and ternary blend pieces were analyzed and related to their composition. Although the biopolymer blends were immiscible, the addition of both PCL and TPS remarkably increased the flexibility and impact strength of PLA while it slightly reduced its mechanical strength. The most balanced mechanical performance was achieved for the ternary blend pieces that combined high PCL contents with low amounts of TPS, suggesting a main phase change from PLA/TPS (comparatively rigid) to PLA/PCL (comparatively flexible). The PLA-based blends presented an \&quot;island-and-sea\&quot; morphology in which the TPS phase contributed to the fine dispersion of PCL as micro-sized spherical domains that acted as a rubber-like phase with the capacity to improve toughness. In addition, the here-prepared ternary blend pieces presented slightly higher thermal stability and lower thermomechanical stiffness than the neat PLA pieces. Finally, all biopolymer pieces fully disintegrated in a controlled compost soil after 28 days. Therefore, the inherently low ductility and toughness of PLA can be successfully improved by melt blending with PCL and TPS, resulting in compostable plastic materials with a great potential in, for instance, rigid packaging applications.&quot;,&quot;author&quot;:[{&quot;dropping-particle&quot;:&quot;&quot;,&quot;family&quot;:&quot;Quiles-Carrillo&quot;,&quot;given&quot;:&quot;Luis&quot;,&quot;non-dropping-particle&quot;:&quot;&quot;,&quot;parse-names&quot;:false,&quot;suffix&quot;:&quot;&quot;},{&quot;dropping-particle&quot;:&quot;&quot;,&quot;family&quot;:&quot;Montanes&quot;,&quot;given&quot;:&quot;Nestor&quot;,&quot;non-dropping-particle&quot;:&quot;&quot;,&quot;parse-names&quot;:false,&quot;suffix&quot;:&quot;&quot;},{&quot;dropping-particle&quot;:&quot;&quot;,&quot;family&quot;:&quot;Pineiro&quot;,&quot;given&quot;:&quot;Fede&quot;,&quot;non-dropping-particle&quot;:&quot;&quot;,&quot;parse-names&quot;:false,&quot;suffix&quot;:&quot;&quot;},{&quot;dropping-particle&quot;:&quot;&quot;,&quot;family&quot;:&quot;Jorda-Vilaplana&quot;,&quot;given&quot;:&quot;Amparo&quot;,&quot;non-dropping-particle&quot;:&quot;&quot;,&quot;parse-names&quot;:false,&quot;suffix&quot;:&quot;&quot;},{&quot;dropping-particle&quot;:&quot;&quot;,&quot;family&quot;:&quot;Torres-Giner&quot;,&quot;given&quot;:&quot;Sergio&quot;,&quot;non-dropping-particle&quot;:&quot;&quot;,&quot;parse-names&quot;:false,&quot;suffix&quot;:&quot;&quot;}],&quot;container-title&quot;:&quot;Materials&quot;,&quot;id&quot;:&quot;deb69da6-fa1f-5598-8fce-6575cf51f847&quot;,&quot;issue&quot;:&quot;11&quot;,&quot;issued&quot;:{&quot;date-parts&quot;:[[&quot;2018&quot;]]},&quot;page&quot;:&quot;1-20&quot;,&quot;title&quot;:&quot;Ductility and toughness improvement of injection-molded compostable pieces of polylactide by melt blending with poly(ε-caprolactone) and thermoplastic starch&quot;,&quot;type&quot;:&quot;article-journal&quot;,&quot;volume&quot;:&quot;11&quot;,&quot;container-title-short&quot;:&quot;&quot;},&quot;uris&quot;:[&quot;http://www.mendeley.com/documents/?uuid=e651fa8a-cfa5-49b7-8967-33e41018a12d&quot;],&quot;isTemporary&quot;:false,&quot;legacyDesktopId&quot;:&quot;e651fa8a-cfa5-49b7-8967-33e41018a12d&quot;}]},{&quot;citationID&quot;:&quot;MENDELEY_CITATION_f1ef0a20-e556-46cf-951b-da72d0d4059b&quot;,&quot;properties&quot;:{&quot;noteIndex&quot;:0},&quot;isEdited&quot;:false,&quot;manualOverride&quot;:{&quot;citeprocText&quot;:&quot;[19], [37]&quot;,&quot;isManuallyOverridden&quot;:false,&quot;manualOverrideText&quot;:&quot;&quot;},&quot;citationTag&quot;:&quot;MENDELEY_CITATION_v3_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&quot;,&quot;citationItems&quot;:[{&quot;id&quot;:&quot;431bb1cd-351c-54a3-ae80-fde749a59f92&quot;,&quot;itemData&quot;:{&quot;DOI&quot;:&quot;10.1002/pi.5329&quot;,&quot;ISSN&quot;:&quot;10970126&quot;,&quot;abstract&quot;:&quot;The use of maleinized linseed oil (MLO) as a potential biobased plasticizer for poly(lactic acid) (PLA) industrial formulations with improved toughness was evaluated. MLO content varied in the range 0–20 phr (parts by weight of MLO per hundred parts by weight of PLA). Mechanical, thermal and morphological characterizations were used to assess the potential of MLO as an environmentally friendly plasticizer for PLA formulations. Dynamic mechanical thermal analysis and differential scanning calorimetry revealed a noticeable decrease in the glass transition temperature of about 6.5 °C compared to neat PLA. In addition, the cold crystallization process was favoured with MLO content due to the increased chain mobility that the plasticizer provides. PLA toughness was markedly improved in formulations with 5 phr MLO, while maximum elongation at break was obtained for PLA formulations plasticized with MLO content in the range 15–20 phr. Scanning electron microscopy revealed evidence of plastic deformation. Nevertheless, phase separation was detected in plasticized PLA formulations with high MLO content (above 15–20 phr MLO), which had a negative effect on overall toughness. © 2017 Society of Chemical Industry.&quot;,&quot;author&quot;:[{&quot;dropping-particle&quot;:&quot;&quot;,&quot;family&quot;:&quot;Ferri&quot;,&quot;given&quot;:&quot;Jose M.&quot;,&quot;non-dropping-particle&quot;:&quot;&quot;,&quot;parse-names&quot;:false,&quot;suffix&quot;:&quot;&quot;},{&quot;dropping-particle&quot;:&quot;&quot;,&quot;family&quot;:&quot;Garcia-Garcia&quot;,&quot;given&quot;:&quot;Daniel&quot;,&quot;non-dropping-particle&quot;:&quot;&quot;,&quot;parse-names&quot;:false,&quot;suffix&quot;:&quot;&quot;},{&quot;dropping-particle&quot;:&quot;&quot;,&quot;family&quot;:&quot;Montanes&quot;,&quot;given&quot;:&quot;Nestor&quot;,&quot;non-dropping-particle&quot;:&quot;&quot;,&quot;parse-names&quot;:false,&quot;suffix&quot;:&quot;&quot;},{&quot;dropping-particle&quot;:&quot;&quot;,&quot;family&quot;:&quot;Fenollar&quot;,&quot;given&quot;:&quot;Octavio&quot;,&quot;non-dropping-particle&quot;:&quot;&quot;,&quot;parse-names&quot;:false,&quot;suffix&quot;:&quot;&quot;},{&quot;dropping-particle&quot;:&quot;&quot;,&quot;family&quot;:&quot;Balart&quot;,&quot;given&quot;:&quot;Rafael&quot;,&quot;non-dropping-particle&quot;:&quot;&quot;,&quot;parse-names&quot;:false,&quot;suffix&quot;:&quot;&quot;}],&quot;container-title&quot;:&quot;Polymer International&quot;,&quot;id&quot;:&quot;431bb1cd-351c-54a3-ae80-fde749a59f92&quot;,&quot;issue&quot;:&quot;6&quot;,&quot;issued&quot;:{&quot;date-parts&quot;:[[&quot;2017&quot;]]},&quot;page&quot;:&quot;882-891&quot;,&quot;title&quot;:&quot;The effect of maleinized linseed oil as biobased plasticizer in poly(lactic acid)-based formulations&quot;,&quot;type&quot;:&quot;article-journal&quot;,&quot;volume&quot;:&quot;66&quot;,&quot;container-title-short&quot;:&quot;Polym Int&quot;},&quot;uris&quot;:[&quot;http://www.mendeley.com/documents/?uuid=b1b316d5-8a3f-4c66-ba43-73e0e27c05c1&quot;],&quot;isTemporary&quot;:false,&quot;legacyDesktopId&quot;:&quot;b1b316d5-8a3f-4c66-ba43-73e0e27c05c1&quot;},{&quot;id&quot;:&quot;76d68779-9be0-551a-9a1b-3b248c6125eb&quot;,&quot;itemData&quot;:{&quot;DOI&quot;:&quot;10.1002/app.45751&quot;,&quot;ISSN&quot;:&quot;10974628&quot;,&quot;abstract&quot;:&quot;This work focuses on poly(lactic acid) (PLA) formulations with improved toughness by physical blending with thermoplastic maize starch (TPS) plasticized with aliphatic–aromatic copolyester up to 30 wt %. A noticeable increase in toughness is observed, due to the finely dispersed spherical TPS domains in the PLA matrix. It is worth to note the remarkable increase in the elongation at break that changes from 7% (neat PLA) up to 21.5% for PLA with 30 wt % TPS. The impact-absorbed energy is markedly improved from the relatively low values of neat PLA (1.6 J m−2) up to more than three times. Although TPS is less thermally stable than PLA due to its plasticizer content, in general, PLA/TPS blends offer good balanced thermal stability. The morphology reveals high immiscibility in PLA/TPS blends, with TPS-rich domains with an average size of 1 μm, finely dispersed which, in turn, is responsible for the improved toughness. © 2017 Wiley Periodicals, Inc. J. Appl. Polym. Sci. 2018, 135, 45751.&quot;,&quot;author&quot;:[{&quot;dropping-particle&quot;:&quot;&quot;,&quot;family&quot;:&quot;Ferri&quot;,&quot;given&quot;:&quot;J. M.&quot;,&quot;non-dropping-particle&quot;:&quot;&quot;,&quot;parse-names&quot;:false,&quot;suffix&quot;:&quot;&quot;},{&quot;dropping-particle&quot;:&quot;&quot;,&quot;family&quot;:&quot;Garcia-Garcia&quot;,&quot;given&quot;:&quot;D.&quot;,&quot;non-dropping-particle&quot;:&quot;&quot;,&quot;parse-names&quot;:false,&quot;suffix&quot;:&quot;&quot;},{&quot;dropping-particle&quot;:&quot;&quot;,&quot;family&quot;:&quot;Carbonell-Verdu&quot;,&quot;given&quot;:&quot;A.&quot;,&quot;non-dropping-particle&quot;:&quot;&quot;,&quot;parse-names&quot;:false,&quot;suffix&quot;:&quot;&quot;},{&quot;dropping-particle&quot;:&quot;&quot;,&quot;family&quot;:&quot;Fenollar&quot;,&quot;given&quot;:&quot;O.&quot;,&quot;non-dropping-particle&quot;:&quot;&quot;,&quot;parse-names&quot;:false,&quot;suffix&quot;:&quot;&quot;},{&quot;dropping-particle&quot;:&quot;&quot;,&quot;family&quot;:&quot;Balart&quot;,&quot;given&quot;:&quot;R.&quot;,&quot;non-dropping-particle&quot;:&quot;&quot;,&quot;parse-names&quot;:false,&quot;suffix&quot;:&quot;&quot;}],&quot;container-title&quot;:&quot;Journal of Applied Polymer Science&quot;,&quot;id&quot;:&quot;76d68779-9be0-551a-9a1b-3b248c6125eb&quot;,&quot;issue&quot;:&quot;4&quot;,&quot;issued&quot;:{&quot;date-parts&quot;:[[&quot;2018&quot;]]},&quot;page&quot;:&quot;1-8&quot;,&quot;title&quot;:&quot;Poly(lactic acid) formulations with improved toughness by physical blending with thermoplastic starch&quot;,&quot;type&quot;:&quot;article-journal&quot;,&quot;volume&quot;:&quot;135&quot;,&quot;container-title-short&quot;:&quot;J Appl Polym Sci&quot;},&quot;uris&quot;:[&quot;http://www.mendeley.com/documents/?uuid=69d6b213-0e94-4c1c-bd24-f8d320ec253c&quot;],&quot;isTemporary&quot;:false,&quot;legacyDesktopId&quot;:&quot;69d6b213-0e94-4c1c-bd24-f8d320ec253c&quot;}]},{&quot;citationID&quot;:&quot;MENDELEY_CITATION_b8d38b01-cdbf-4cfe-92fc-96e2e086e34d&quot;,&quot;properties&quot;:{&quot;noteIndex&quot;:0},&quot;isEdited&quot;:false,&quot;manualOverride&quot;:{&quot;citeprocText&quot;:&quot;[5], [6], [11], [22], [23], [25], [35], [38], [39]&quot;,&quot;isManuallyOverridden&quot;:false,&quot;manualOverrideText&quot;:&quot;&quot;},&quot;citationTag&quot;:&quot;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&quot;,&quot;citationItems&quot;:[{&quot;id&quot;:&quot;6b8f05c3-e6af-5a76-9751-16bf2117eb30&quot;,&quot;itemData&quot;:{&quot;DOI&quot;:&quot;10.3390/ma12040559&quot;,&quot;ISSN&quot;:&quot;19961944&quot;,&quot;abstract&quot;:&quot;Manuka honey is a well-known natural material from New Zealand, considered to have properties beneficial for burn treatment. Gels created from polyvinyl alcohol (PVA) blended with natural polymers are potential burn-care dressings, combining biocompatibility with high fluid uptake. Controlled release of manuka honey from such materials is a possible strategy for improving burn healing. This work aimed to produce polyvinyl alcohol (PVA), PVA-sodium carboxymethylcellulose (PVA-CMC), PVA-gelatin (PVA-G), and PVA-starch (PVA-S) cryogels infused with honey and to characterize these materials physicochemically, morphologically, and thermally, followed by in vitro analysis of swelling capacity, degradation/weight loss, honey delivery kinetics, and possible activity against Staphylococcus aureus. The addition of honey to PVA led to many PVA crystals with defects, while PVA-starch-honey and PVA-sodium carboxymethylcellulose-honey (PVA-CMC-H) formed amorphous gels. PVA-CMC presented the highest swelling degree of all. PVA-CMC-H and PVA-gelatin-honey presented the highest swelling capacities of the honey-laden samples. Weight loss/degradation was significantly higher for samples containing honey. Layers submitted to more freeze-thawing cycles were less porous in SEM images. With the honey concentration used, samples did not inhibit S. aureus, but pure manuka honey was bactericidal and dilutions superior to 25% honey were bacteriostatic, indicating the need for higher concentrations to be more effective.&quot;,&quot;author&quot;:[{&quot;dropping-particle&quot;:&quot;&quot;,&quot;family&quot;:&quot;Santos&quot;,&quot;given&quot;:&quot;Antonia Monica Neres&quot;,&quot;non-dropping-particle&quot;:&quot;&quot;,&quot;parse-names&quot;:false,&quot;suffix&quot;:&quot;&quot;},{&quot;dropping-particle&quot;:&quot;&quot;,&quot;family&quot;:&quot;Moreira&quot;,&quot;given&quot;:&quot;Ana Paula Duarte&quot;,&quot;non-dropping-particle&quot;:&quot;&quot;,&quot;parse-names&quot;:false,&quot;suffix&quot;:&quot;&quot;},{&quot;dropping-particle&quot;:&quot;&quot;,&quot;family&quot;:&quot;Carvalho&quot;,&quot;given&quot;:&quot;Carlos W.Piler&quot;,&quot;non-dropping-particle&quot;:&quot;&quot;,&quot;parse-names&quot;:false,&quot;suffix&quot;:&quot;&quot;},{&quot;dropping-particle&quot;:&quot;&quot;,&quot;family&quot;:&quot;Luchese&quot;,&quot;given&quot;:&quot;Rosa&quot;,&quot;non-dropping-particle&quot;:&quot;&quot;,&quot;parse-names&quot;:false,&quot;suffix&quot;:&quot;&quot;},{&quot;dropping-particle&quot;:&quot;&quot;,&quot;family&quot;:&quot;Ribeiro&quot;,&quot;given&quot;:&quot;Edlene&quot;,&quot;non-dropping-particle&quot;:&quot;&quot;,&quot;parse-names&quot;:false,&quot;suffix&quot;:&quot;&quot;},{&quot;dropping-particle&quot;:&quot;&quot;,&quot;family&quot;:&quot;McGuinness&quot;,&quot;given&quot;:&quot;Garrett B.&quot;,&quot;non-dropping-particle&quot;:&quot;&quot;,&quot;parse-names&quot;:false,&quot;suffix&quot;:&quot;&quot;},{&quot;dropping-particle&quot;:&quot;&quot;,&quot;family&quot;:&quot;Mendes&quot;,&quot;given&quot;:&quot;Marisa Fernandes&quot;,&quot;non-dropping-particle&quot;:&quot;&quot;,&quot;parse-names&quot;:false,&quot;suffix&quot;:&quot;&quot;},{&quot;dropping-particle&quot;:&quot;&quot;,&quot;family&quot;:&quot;Oliveira&quot;,&quot;given&quot;:&quot;Renata Nunes&quot;,&quot;non-dropping-particle&quot;:&quot;&quot;,&quot;parse-names&quot;:false,&quot;suffix&quot;:&quot;&quot;}],&quot;container-title&quot;:&quot;Materials&quot;,&quot;id&quot;:&quot;6b8f05c3-e6af-5a76-9751-16bf2117eb30&quot;,&quot;issue&quot;:&quot;2&quot;,&quot;issued&quot;:{&quot;date-parts&quot;:[[&quot;2019&quot;]]},&quot;title&quot;:&quot;Physically cross-linked gels of PVA with natural polymers as matrices for manuka honey release in wound-care applications&quot;,&quot;type&quot;:&quot;article-journal&quot;,&quot;volume&quot;:&quot;12&quot;,&quot;container-title-short&quot;:&quot;&quot;},&quot;uris&quot;:[&quot;http://www.mendeley.com/documents/?uuid=05b63433-b099-47f5-90e2-fa75fbc6bbd2&quot;],&quot;isTemporary&quot;:false,&quot;legacyDesktopId&quot;:&quot;05b63433-b099-47f5-90e2-fa75fbc6bbd2&quot;},{&quot;id&quot;:&quot;8fbfba57-90eb-57a9-a212-cdd4dd2d9ee7&quot;,&quot;itemData&quot;:{&quot;DOI&quot;:&quot;10.3390/molecules24030503&quot;,&quot;ISSN&quot;:&quot;14203049&quot;,&quot;abstract&quot;:&quot;Silk sericin (SS) is a type of natural macromolecular protein with excellent hydrophilicity, biocompatibility and biodegradability, but also has very poor mechanical properties. To develop sericin-based wound dressings, we utilized polyvinyl alcohol (PVA) to reinforce the mechanical property of sericin by blending PVA and sericin, then modified zinc oxide nanoparticles (ZnO NPs) on SS/PVA film with the assistance of polydopamine (PDA) to endow SS/PVA film with antibacterial activity. Scanning electron microscopy, energy dispersive spectroscopy and X-ray powder diffraction demonstrated ZnO NPs were well grafted on PDA-SS/PVA film. Fourier transform infrared spectra suggested PDA coating and ZnONPs modification did not alter the structure of sericin and PVA. Water contact angle and swelling tests indicated the excellent hydrophilicity and swellability of ZnO NPs-PDA-SS/PVA composite film. Mass loss analysis showed ZnO NPs-PDA-SS/PVA film had excellent stability. The mechanical performance test suggested the improved tensile strength and elongation at break could meet the requirement of ZnO NPs-PDA-SS/PVA film in biomaterial applications. The antibacterial assay suggested the prepared ZnO NPs-PDA-SS/PVA composite film had a degree of antimicrobial activity against Escherichia coli and Staphylococcus aureus. The excellent hydrophilicity, swellability, stability, mechanical property and antibacterial activity greatly promote the possibility of ZnO NPs-PDA-SS/PVA composite film in antibacterial biomaterials application.&quot;,&quot;author&quot;:[{&quot;dropping-particle&quot;:&quot;&quot;,&quot;family&quot;:&quot;Ai&quot;,&quot;given&quot;:&quot;Lisha&quot;,&quot;non-dropping-particle&quot;:&quot;&quot;,&quot;parse-names&quot;:false,&quot;suffix&quot;:&quot;&quot;},{&quot;dropping-particle&quot;:&quot;&quot;,&quot;family&quot;:&quot;Wang&quot;,&quot;given&quot;:&quot;Yejing&quot;,&quot;non-dropping-particle&quot;:&quot;&quot;,&quot;parse-names&quot;:false,&quot;suffix&quot;:&quot;&quot;},{&quot;dropping-particle&quot;:&quot;&quot;,&quot;family&quot;:&quot;Tao&quot;,&quot;given&quot;:&quot;Gang&quot;,&quot;non-dropping-particle&quot;:&quot;&quot;,&quot;parse-names&quot;:false,&quot;suffix&quot;:&quot;&quot;},{&quot;dropping-particle&quot;:&quot;&quot;,&quot;family&quot;:&quot;Zhao&quot;,&quot;given&quot;:&quot;Ping&quot;,&quot;non-dropping-particle&quot;:&quot;&quot;,&quot;parse-names&quot;:false,&quot;suffix&quot;:&quot;&quot;},{&quot;dropping-particle&quot;:&quot;&quot;,&quot;family&quot;:&quot;Umar&quot;,&quot;given&quot;:&quot;Ahmad&quot;,&quot;non-dropping-particle&quot;:&quot;&quot;,&quot;parse-names&quot;:false,&quot;suffix&quot;:&quot;&quot;},{&quot;dropping-particle&quot;:&quot;&quot;,&quot;family&quot;:&quot;Wang&quot;,&quot;given&quot;:&quot;Peng&quot;,&quot;non-dropping-particle&quot;:&quot;&quot;,&quot;parse-names&quot;:false,&quot;suffix&quot;:&quot;&quot;},{&quot;dropping-particle&quot;:&quot;&quot;,&quot;family&quot;:&quot;He&quot;,&quot;given&quot;:&quot;Huawei&quot;,&quot;non-dropping-particle&quot;:&quot;&quot;,&quot;parse-names&quot;:false,&quot;suffix&quot;:&quot;&quot;}],&quot;container-title&quot;:&quot;Molecules&quot;,&quot;id&quot;:&quot;8fbfba57-90eb-57a9-a212-cdd4dd2d9ee7&quot;,&quot;issue&quot;:&quot;3&quot;,&quot;issued&quot;:{&quot;date-parts&quot;:[[&quot;2019&quot;]]},&quot;title&quot;:&quot;Polydopamine-based surface modification of ZnO nanoparticles on sericin/polyvinyl alcohol composite film for antibacterial application&quot;,&quot;type&quot;:&quot;article-journal&quot;,&quot;volume&quot;:&quot;24&quot;,&quot;container-title-short&quot;:&quot;&quot;},&quot;uris&quot;:[&quot;http://www.mendeley.com/documents/?uuid=7a735f93-1c14-4a77-abc5-b0e03e2b956b&quot;],&quot;isTemporary&quot;:false,&quot;legacyDesktopId&quot;:&quot;7a735f93-1c14-4a77-abc5-b0e03e2b956b&quot;},{&quot;id&quot;:&quot;b30a41ce-0f0b-577b-9392-6db0955ec345&quot;,&quot;itemData&quot;:{&quot;DOI&quot;:&quot;10.1002/app.37877&quot;,&quot;ISSN&quot;:&quot;00218995&quot;,&quot;abstract&quot;:&quot;The potential of biodegradable polymers has long been recognized. In this work, composites of low density polyethylene (LDPE) and low density polyethylene/thermoplastic starch (LDPE/TPS) at different ratios of TPS (40%-60% w/w) were prepared in internal mixer. Polyethylene-grafted maleic anhydride (PE-g-MA) at 3 wt % was used as coupling agent. Chemical reactions between functional groups of composite components were studied and confirmed by Fourier transforms infrared (FTIR) spectroscopy. The morphology of film surfaces was studied using scanning electron microscopy. The physical, mechanical, and dynamic-mechanical thermal analyses of LDPE/TPS composites were evaluated. The FTIR results showed transmission peak at 1642 cm -1, which is the result of chemical reaction between the hydroxyl groups of starch and anhydride groups of coupling agent. This verifies the presence of the carboxylate group due to the formation of ester bonding. The results showed that the water absorption and density of composite films increased by increasing the starch content in LDPE/TPS composites. The tensile strength and elongation at break decreased by increasing the starch level in the composites, but the young's modulus increased. The morphological studies showed that the biodegradability of composites increased by increasing the starch content and the results was confirmed by weight loss in buring the samples in wet soil during time intervals. The dynamic mechanical thermal analyzer thermograms showed that there are two relaxation temperature peaks. The amplitude of peaks increased by increasing the starch content from 40 to 60% probably due to increasing amorphous phase of composite. The starch was uniformly distributed throughout the LDPE polymer matrix and compatible and biodegradable composites were formed. Copyright © 2012 Wiley Periodicals, Inc.&quot;,&quot;author&quot;:[{&quot;dropping-particle&quot;:&quot;&quot;,&quot;family&quot;:&quot;Oromiehie&quot;,&quot;given&quot;:&quot;A. R.&quot;,&quot;non-dropping-particle&quot;:&quot;&quot;,&quot;parse-names&quot;:false,&quot;suffix&quot;:&quot;&quot;},{&quot;dropping-particle&quot;:&quot;&quot;,&quot;family&quot;:&quot;Lari&quot;,&quot;given&quot;:&quot;T. Taherzadeh&quot;,&quot;non-dropping-particle&quot;:&quot;&quot;,&quot;parse-names&quot;:false,&quot;suffix&quot;:&quot;&quot;},{&quot;dropping-particle&quot;:&quot;&quot;,&quot;family&quot;:&quot;Rabiee&quot;,&quot;given&quot;:&quot;A.&quot;,&quot;non-dropping-particle&quot;:&quot;&quot;,&quot;parse-names&quot;:false,&quot;suffix&quot;:&quot;&quot;}],&quot;container-title&quot;:&quot;Journal of Applied Polymer Science&quot;,&quot;id&quot;:&quot;b30a41ce-0f0b-577b-9392-6db0955ec345&quot;,&quot;issue&quot;:&quot;2&quot;,&quot;issued&quot;:{&quot;date-parts&quot;:[[&quot;2013&quot;]]},&quot;page&quot;:&quot;1128-1134&quot;,&quot;title&quot;:&quot;Physical and thermal mechanical properties of corn starch/LDPE composites&quot;,&quot;type&quot;:&quot;article-journal&quot;,&quot;volume&quot;:&quot;127&quot;,&quot;container-title-short&quot;:&quot;J Appl Polym Sci&quot;},&quot;uris&quot;:[&quot;http://www.mendeley.com/documents/?uuid=b02d1b82-2233-4cb6-a119-beec353fe828&quot;],&quot;isTemporary&quot;:false,&quot;legacyDesktopId&quot;:&quot;b02d1b82-2233-4cb6-a119-beec353fe828&quot;},{&quot;id&quot;:&quot;6ade4001-ad54-5058-89a6-5d520b41eed7&quot;,&quot;itemData&quot;:{&quot;DOI&quot;:&quot;10.3390/nano9030323&quot;,&quot;ISSN&quot;:&quot;20794991&quot;,&quot;abstract&quot;:&quot;Poly(vinyl alcohol) (PVA) nanocomposites containing three different nanofillers are prepared and compared in terms of their thermal properties, morphologies, and oxygen permeabilities. Specifically, pristine saponite (SPT) clay, hydrophilic organically modified bentonite (OMB), and hexadecylamine-functionalized graphene sheets (HDA-GSs) are utilized as nanofillers to fabricate PVA nanocomposite films. The hybrid films are fabricated from blended solutions of PVA and the three different nanofillers. The content of each filler with respect to PVA is varied from 0 to 10 wt%, and the changes in the properties of the PVA matrices as a function of the filler content are discussed. With respect to the hybrid containing 5 wt% of SPT, OMB, and HDA-GS, each layer in the polymer matrix consists of well-dispersed individual nanofiller layers. However, the fillers are mainly aggregated in the polymer matrix in a manner similar to the case for the hybrid material containing 10 wt% of fillers. In the thermal properties, SPT and OMB are most effective when the filler corresponds to 5 wt% and 7 wt% for HDA-GS, respectively, and the gas barrier is most effective with respect to 5 wt% content in all fillers. Among the three types of nanofillers that are investigated, OMB exhibits optimal results in terms of thermal stability and the gas barrier effect.&quot;,&quot;author&quot;:[{&quot;dropping-particle&quot;:&quot;&quot;,&quot;family&quot;:&quot;Chang&quot;,&quot;given&quot;:&quot;Jin Hae&quot;,&quot;non-dropping-particle&quot;:&quot;&quot;,&quot;parse-names&quot;:false,&quot;suffix&quot;:&quot;&quot;}],&quot;container-title&quot;:&quot;Nanomaterials&quot;,&quot;id&quot;:&quot;6ade4001-ad54-5058-89a6-5d520b41eed7&quot;,&quot;issue&quot;:&quot;3&quot;,&quot;issued&quot;:{&quot;date-parts&quot;:[[&quot;2019&quot;]]},&quot;title&quot;:&quot;Comparative analysis of properties of PVA composites with various nanofillers: Pristine clay, organoclay, and functionalized graphene&quot;,&quot;type&quot;:&quot;article-journal&quot;,&quot;volume&quot;:&quot;9&quot;,&quot;container-title-short&quot;:&quot;&quot;},&quot;uris&quot;:[&quot;http://www.mendeley.com/documents/?uuid=8ae3027b-9a04-4997-ab56-30863e1fc1d1&quot;],&quot;isTemporary&quot;:false,&quot;legacyDesktopId&quot;:&quot;8ae3027b-9a04-4997-ab56-30863e1fc1d1&quot;},{&quot;id&quot;:&quot;aeb9dd54-7e84-51ae-b1a4-fa18dd2a4c53&quot;,&quot;itemData&quot;:{&quot;DOI&quot;:&quot;10.1016/j.carbpol.2010.06.032&quot;,&quot;ISSN&quot;:&quot;01448617&quot;,&quot;abstract&quot;:&quot;Corn starch-low density polyethylene (LDPE) blends, at ratios of 95:5, 90:10 and 85:15, were processed into thin films by either single-step twin-screw extrusion or by a two-step process involving compounding (pelleting) of the ingredients before film formation. The microstructure, X-ray patterns, and the tensile, thermal and water vapor permeability (WVP) properties of the films, prepared by both methods, were evaluated and compared. SEM micrographs of the single-step processed films were characterized by the presence of cracks and a discontinuous interface between starch and LDPE. Consequently, their tensile and WVP properties were impaired. Compounding, on the other hand, improved the dispersion of LDPE on to the starch matrix and the interface between the starch and LDPE phases by lowering the viscosity of the thermoplastic starch (TPS) melt. As a result, the stress transfer between the starch and LDPE phases was improved, enhancing the tensile and water vapor barrier properties of the films considerably. In general, the tensile strengths and moduli increased as the LDPE content increased from 5 to 10%, but then decreased with further increase in LDPE content to 15%. Addition of glycerol decreased the tensile strengths and moduli but did not necessarily improve the tensile strains. Differential scanning calorimetry scans and Fourier-transform infrared spectra did not indicate any significant interactions between the two immiscible polymers even after compounding. Phase separation was observed in the TPS. The water vapor barrier properties of the composites were improved by 7.3-25.4% after compounding, but were adversely affected by glycerol content. © 2010 Elsevier Ltd.&quot;,&quot;author&quot;:[{&quot;dropping-particle&quot;:&quot;&quot;,&quot;family&quot;:&quot;Pushpadass&quot;,&quot;given&quot;:&quot;Heartwin A.&quot;,&quot;non-dropping-particle&quot;:&quot;&quot;,&quot;parse-names&quot;:false,&quot;suffix&quot;:&quot;&quot;},{&quot;dropping-particle&quot;:&quot;&quot;,&quot;family&quot;:&quot;Bhandari&quot;,&quot;given&quot;:&quot;Pratik&quot;,&quot;non-dropping-particle&quot;:&quot;&quot;,&quot;parse-names&quot;:false,&quot;suffix&quot;:&quot;&quot;},{&quot;dropping-particle&quot;:&quot;&quot;,&quot;family&quot;:&quot;Hanna&quot;,&quot;given&quot;:&quot;Milford A.&quot;,&quot;non-dropping-particle&quot;:&quot;&quot;,&quot;parse-names&quot;:false,&quot;suffix&quot;:&quot;&quot;}],&quot;container-title&quot;:&quot;Carbohydrate Polymers&quot;,&quot;id&quot;:&quot;aeb9dd54-7e84-51ae-b1a4-fa18dd2a4c53&quot;,&quot;issue&quot;:&quot;4&quot;,&quot;issued&quot;:{&quot;date-parts&quot;:[[&quot;2010&quot;]]},&quot;page&quot;:&quot;1082-1089&quot;,&quot;publisher&quot;:&quot;Elsevier Ltd.&quot;,&quot;title&quot;:&quot;Effects of LDPE and glycerol contents and compounding on the microstructure and properties of starch composite films&quot;,&quot;type&quot;:&quot;article-journal&quot;,&quot;volume&quot;:&quot;82&quot;,&quot;container-title-short&quot;:&quot;Carbohydr Polym&quot;},&quot;uris&quot;:[&quot;http://www.mendeley.com/documents/?uuid=3cd938ef-99aa-49da-abbe-dbaf7b631937&quot;],&quot;isTemporary&quot;:false,&quot;legacyDesktopId&quot;:&quot;3cd938ef-99aa-49da-abbe-dbaf7b631937&quot;},{&quot;id&quot;:&quot;b7ba16f0-8763-5ed9-a48b-b1ba34f059c2&quot;,&quot;itemData&quot;:{&quot;DOI&quot;:&quot;10.1002/app.42230&quot;,&quot;ISSN&quot;:&quot;10974628&quot;,&quot;abstract&quot;:&quot;Polylactic acid (PLA) was reactively functionalized with maleic anhydride (MA) and 2,5-bis(tert-butylperoxy)-2,5-dimethylhexane (Luperox 101 or L101) using a twin screw extruder (TSE). The effects of functionality (grafted MA level) and/or number average molecular weight of functionalized PLA (PLA-g-MA) as the reactive polymer pairs (binary blends) and reactive compatibilizer (ternary blends) were investigated. Due to the dominant side reaction during melt free radical grafting, polymer degradation or chain scission, PLA-g-MA having a higher grafted MA had lower molecular weights and intrinsic viscosity as well as broader molecular weight distribution values. The thermal, physical, mechanical, and morphological properties of binary blends produced by using the TSE and injection molding at a ratio of 70 wt % PLA-g-MA and 30 wt % thermoplastic cassava starch (TPCS) were analyzed. The reactive blends having grafted MA more than 0.4 wt % had poor tensile strength and elongation at break. Similar trends in morphology and tensile properties were observed in the reactive ternary blends. The use of PLA-g-MA strongly impacted the elongation at break but not the modulus or tensile strength. An increase of PLA-g-MA's number average molecular weight (M¯n or M&lt;inf&gt;n&lt;/inf&gt;) improved the tensile properties of the blends. The reactive ternary blend having 0.1 wt % grafted MA on PLA and PLA-g-MA basis and PLA-g-MA's M&lt;inf&gt;n&lt;/inf&gt; of 45 kDa offered the highest elongation at break.&quot;,&quot;author&quot;:[{&quot;dropping-particle&quot;:&quot;&quot;,&quot;family&quot;:&quot;Detyothin&quot;,&quot;given&quot;:&quot;Sukeewan&quot;,&quot;non-dropping-particle&quot;:&quot;&quot;,&quot;parse-names&quot;:false,&quot;suffix&quot;:&quot;&quot;},{&quot;dropping-particle&quot;:&quot;&quot;,&quot;family&quot;:&quot;Selke&quot;,&quot;given&quot;:&quot;Susan E.M.&quot;,&quot;non-dropping-particle&quot;:&quot;&quot;,&quot;parse-names&quot;:false,&quot;suffix&quot;:&quot;&quot;},{&quot;dropping-particle&quot;:&quot;&quot;,&quot;family&quot;:&quot;Narayan&quot;,&quot;given&quot;:&quot;Ramani&quot;,&quot;non-dropping-particle&quot;:&quot;&quot;,&quot;parse-names&quot;:false,&quot;suffix&quot;:&quot;&quot;},{&quot;dropping-particle&quot;:&quot;&quot;,&quot;family&quot;:&quot;Rubino&quot;,&quot;given&quot;:&quot;Maria&quot;,&quot;non-dropping-particle&quot;:&quot;&quot;,&quot;parse-names&quot;:false,&quot;suffix&quot;:&quot;&quot;},{&quot;dropping-particle&quot;:&quot;&quot;,&quot;family&quot;:&quot;Auras&quot;,&quot;given&quot;:&quot;Rafael A.&quot;,&quot;non-dropping-particle&quot;:&quot;&quot;,&quot;parse-names&quot;:false,&quot;suffix&quot;:&quot;&quot;}],&quot;container-title&quot;:&quot;Journal of Applied Polymer Science&quot;,&quot;id&quot;:&quot;b7ba16f0-8763-5ed9-a48b-b1ba34f059c2&quot;,&quot;issue&quot;:&quot;28&quot;,&quot;issued&quot;:{&quot;date-parts&quot;:[[&quot;2015&quot;]]},&quot;page&quot;:&quot;1-15&quot;,&quot;title&quot;:&quot;Effects of molecular weight and grafted maleic anhydride of functionalized polylactic acid used in reactive compatibilized binary and ternary blends of polylactic acid and thermoplastic cassava starch&quot;,&quot;type&quot;:&quot;article-journal&quot;,&quot;volume&quot;:&quot;132&quot;,&quot;container-title-short&quot;:&quot;J Appl Polym Sci&quot;},&quot;uris&quot;:[&quot;http://www.mendeley.com/documents/?uuid=0925db1c-8b83-4a42-b13a-de3424fbd858&quot;],&quot;isTemporary&quot;:false,&quot;legacyDesktopId&quot;:&quot;0925db1c-8b83-4a42-b13a-de3424fbd858&quot;},{&quot;id&quot;:&quot;efa3100e-97f0-530f-9d0b-66b93345f273&quot;,&quot;itemData&quot;:{&quot;DOI&quot;:&quot;10.1016/j.ijbiomac.2016.12.067&quot;,&quot;ISSN&quot;:&quot;18790003&quot;,&quot;abstract&quot;:&quot;In this work, starch/polyvinyl alcohol (PVA) blend films with different compositions were prepared by melt processing. The effect of the composition and relative humidity (RH) on the structure and properties of the resulting blends were investigated. [sbnd]OH groups on starch and PVA formed hydrogen bonding interactions, which could improve the compatibility of the two components. With the increase of starch, the degree of crystallinity of PVA component decreased. The fracture surface of the blend films exhibited rough surface, suggesting the tough fracture. With the increase of starch, the water uptake at equilibrium decreased. With the increase of RH, the water uptake at equilibrium of the resulting blends increased. The tensile strength, elongation at break and Young's modulus decreased with increasing content of starch. However, at 50% starch content, the flexibility of the blend films was still high, with the elongation at break more than 1000% and tensile strength of 9 MPa, which was superior to the commonly LDPE package films. The tensile strength and Young's modulus decreased with the increase of RH, while the elongation at break was enhanced dramatically, indicating the improved flexibility. Therefore, these kinds of blend films exhibited wide application potentials as packaging materials.&quot;,&quot;author&quot;:[{&quot;dropping-particle&quot;:&quot;&quot;,&quot;family&quot;:&quot;Tian&quot;,&quot;given&quot;:&quot;Huafeng&quot;,&quot;non-dropping-particle&quot;:&quot;&quot;,&quot;parse-names&quot;:false,&quot;suffix&quot;:&quot;&quot;},{&quot;dropping-particle&quot;:&quot;&quot;,&quot;family&quot;:&quot;Yan&quot;,&quot;given&quot;:&quot;Jiaan&quot;,&quot;non-dropping-particle&quot;:&quot;&quot;,&quot;parse-names&quot;:false,&quot;suffix&quot;:&quot;&quot;},{&quot;dropping-particle&quot;:&quot;&quot;,&quot;family&quot;:&quot;Rajulu&quot;,&quot;given&quot;:&quot;A. Varada&quot;,&quot;non-dropping-particle&quot;:&quot;&quot;,&quot;parse-names&quot;:false,&quot;suffix&quot;:&quot;&quot;},{&quot;dropping-particle&quot;:&quot;&quot;,&quot;family&quot;:&quot;Xiang&quot;,&quot;given&quot;:&quot;Aimin&quot;,&quot;non-dropping-particle&quot;:&quot;&quot;,&quot;parse-names&quot;:false,&quot;suffix&quot;:&quot;&quot;},{&quot;dropping-particle&quot;:&quot;&quot;,&quot;family&quot;:&quot;Luo&quot;,&quot;given&quot;:&quot;Xiaogang&quot;,&quot;non-dropping-particle&quot;:&quot;&quot;,&quot;parse-names&quot;:false,&quot;suffix&quot;:&quot;&quot;}],&quot;container-title&quot;:&quot;International Journal of Biological Macromolecules&quot;,&quot;id&quot;:&quot;efa3100e-97f0-530f-9d0b-66b93345f273&quot;,&quot;issued&quot;:{&quot;date-parts&quot;:[[&quot;2017&quot;]]},&quot;page&quot;:&quot;518-523&quot;,&quot;publisher&quot;:&quot;Elsevier B.V.&quot;,&quot;title&quot;:&quot;Fabrication and properties of polyvinyl alcohol/starch blend films: Effect of composition and humidity&quot;,&quot;type&quot;:&quot;article-journal&quot;,&quot;volume&quot;:&quot;96&quot;,&quot;container-title-short&quot;:&quot;Int J Biol Macromol&quot;},&quot;uris&quot;:[&quot;http://www.mendeley.com/documents/?uuid=6503ca88-48f6-4d0b-8a22-3989f42c16af&quot;],&quot;isTemporary&quot;:false,&quot;legacyDesktopId&quot;:&quot;6503ca88-48f6-4d0b-8a22-3989f42c16af&quot;},{&quot;id&quot;:&quot;7de70304-8307-5745-9a56-0fce9dddb5e2&quot;,&quot;itemData&quot;:{&quot;DOI&quot;:&quot;10.1007/978-981-13-0725-6_1&quot;,&quot;ISBN&quot;:&quot;9789811307256&quot;,&quot;abstract&quot;:&quot;Starch is a major component of many food products. It is also an important industrial ingredient for many different applications. Understanding the composition, molecular and granular structure, and physicochemical properties of starch contributes to the processing of starch for different uses. There are great variations in properties and structure of starches from different sources. This chapter reviews the basics of starch structure and physicochemical properties, providing a fundamental basis to better understand the contents of the other chapters of this book.&quot;,&quot;author&quot;:[{&quot;dropping-particle&quot;:&quot;&quot;,&quot;family&quot;:&quot;Zhu&quot;,&quot;given&quot;:&quot;Fan&quot;,&quot;non-dropping-particle&quot;:&quot;&quot;,&quot;parse-names&quot;:false,&quot;suffix&quot;:&quot;&quot;},{&quot;dropping-particle&quot;:&quot;&quot;,&quot;family&quot;:&quot;Xie&quot;,&quot;given&quot;:&quot;Qian&quot;,&quot;non-dropping-particle&quot;:&quot;&quot;,&quot;parse-names&quot;:false,&quot;suffix&quot;:&quot;&quot;}],&quot;container-title&quot;:&quot;Physical Modifications of Starch&quot;,&quot;id&quot;:&quot;7de70304-8307-5745-9a56-0fce9dddb5e2&quot;,&quot;issued&quot;:{&quot;date-parts&quot;:[[&quot;2018&quot;]]},&quot;page&quot;:&quot;1-14&quot;,&quot;title&quot;:&quot;Structure and physicochemical properties of starch&quot;,&quot;type&quot;:&quot;article-journal&quot;,&quot;container-title-short&quot;:&quot;&quot;},&quot;uris&quot;:[&quot;http://www.mendeley.com/documents/?uuid=bc3dec1a-2fea-4173-a0a6-79430fbe2a0c&quot;],&quot;isTemporary&quot;:false,&quot;legacyDesktopId&quot;:&quot;bc3dec1a-2fea-4173-a0a6-79430fbe2a0c&quot;},{&quot;id&quot;:&quot;2116c9af-efe5-5e52-8b70-eaff1053ad58&quot;,&quot;itemData&quot;:{&quot;DOI&quot;:&quot;10.3390/polym10080808&quot;,&quot;ISSN&quot;:&quot;20734360&quot;,&quot;abstract&quot;:&quot;Nano-biocomposites based on halloysite nanoclay and potato starch were elaborated by melt blending with different polyol plasticizers such as glycerol, sorbitol or a mixture of both. The effects of the type of plasticizer and clay content on potato starch/halloysite nano-biocomposites were studied. SEM analyses combined with ATR-FTIR results showed that a high content of sorbitol had a negative effect on the dispersion of the halloysite nanoclay in the starchy matrix. XRD results demonstrated that incorporation of halloysite nanoclay into glycerol-plasticized starch systems clearly led to the formation of a new crystalline structure. The addition of halloysite nanoclay improved the thermal stability and decreased the moisture absorption of the nano-biocomposites, whatever the type of plasticizer used. Halloysite addition led to more pronounced improvement in mechanical properties for glycerol plasticized system compared to nanocomposites based on sorbitol and glycerol/sorbitol systems with a 47% increase in tensile strength for glycerol-plasticized starch compared to 10.5% and 11% for sorbitol and glycerol/sorbitol systems, respectively. The use of a mixture of polyols was found to be a promising way to optimize the mechanical properties of these starch-based nanocomposites.&quot;,&quot;author&quot;:[{&quot;dropping-particle&quot;:&quot;&quot;,&quot;family&quot;:&quot;Ren&quot;,&quot;given&quot;:&quot;Jiawei&quot;,&quot;non-dropping-particle&quot;:&quot;&quot;,&quot;parse-names&quot;:false,&quot;suffix&quot;:&quot;&quot;},{&quot;dropping-particle&quot;:&quot;&quot;,&quot;family&quot;:&quot;Dang&quot;,&quot;given&quot;:&quot;Khanh Minh&quot;,&quot;non-dropping-particle&quot;:&quot;&quot;,&quot;parse-names&quot;:false,&quot;suffix&quot;:&quot;&quot;},{&quot;dropping-particle&quot;:&quot;&quot;,&quot;family&quot;:&quot;Pollet&quot;,&quot;given&quot;:&quot;Eric&quot;,&quot;non-dropping-particle&quot;:&quot;&quot;,&quot;parse-names&quot;:false,&quot;suffix&quot;:&quot;&quot;},{&quot;dropping-particle&quot;:&quot;&quot;,&quot;family&quot;:&quot;Avérous&quot;,&quot;given&quot;:&quot;Luc&quot;,&quot;non-dropping-particle&quot;:&quot;&quot;,&quot;parse-names&quot;:false,&quot;suffix&quot;:&quot;&quot;}],&quot;container-title&quot;:&quot;Polymers&quot;,&quot;id&quot;:&quot;2116c9af-efe5-5e52-8b70-eaff1053ad58&quot;,&quot;issue&quot;:&quot;8&quot;,&quot;issued&quot;:{&quot;date-parts&quot;:[[&quot;2018&quot;]]},&quot;title&quot;:&quot;Preparation and characterization of thermoplastic potato starch/halloysite nano-biocomposites: Effect of plasticizer nature and nanoclay content&quot;,&quot;type&quot;:&quot;article-journal&quot;,&quot;volume&quot;:&quot;10&quot;,&quot;container-title-short&quot;:&quot;Polymers (Basel)&quot;},&quot;uris&quot;:[&quot;http://www.mendeley.com/documents/?uuid=d7ccd31c-73ab-45f6-b3be-c4cc48539894&quot;],&quot;isTemporary&quot;:false,&quot;legacyDesktopId&quot;:&quot;d7ccd31c-73ab-45f6-b3be-c4cc48539894&quot;}]},{&quot;citationID&quot;:&quot;MENDELEY_CITATION_9845f571-d170-46b8-8afc-708582b389ab&quot;,&quot;properties&quot;:{&quot;noteIndex&quot;:0},&quot;isEdited&quot;:false,&quot;manualOverride&quot;:{&quot;citeprocText&quot;:&quot;[6], [39]&quot;,&quot;isManuallyOverridden&quot;:false,&quot;manualOverrideText&quot;:&quot;&quot;},&quot;citationTag&quot;:&quot;MENDELEY_CITATION_v3_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&quot;,&quot;citationItems&quot;:[{&quot;id&quot;:&quot;b7ba16f0-8763-5ed9-a48b-b1ba34f059c2&quot;,&quot;itemData&quot;:{&quot;DOI&quot;:&quot;10.1002/app.42230&quot;,&quot;ISSN&quot;:&quot;10974628&quot;,&quot;abstract&quot;:&quot;Polylactic acid (PLA) was reactively functionalized with maleic anhydride (MA) and 2,5-bis(tert-butylperoxy)-2,5-dimethylhexane (Luperox 101 or L101) using a twin screw extruder (TSE). The effects of functionality (grafted MA level) and/or number average molecular weight of functionalized PLA (PLA-g-MA) as the reactive polymer pairs (binary blends) and reactive compatibilizer (ternary blends) were investigated. Due to the dominant side reaction during melt free radical grafting, polymer degradation or chain scission, PLA-g-MA having a higher grafted MA had lower molecular weights and intrinsic viscosity as well as broader molecular weight distribution values. The thermal, physical, mechanical, and morphological properties of binary blends produced by using the TSE and injection molding at a ratio of 70 wt % PLA-g-MA and 30 wt % thermoplastic cassava starch (TPCS) were analyzed. The reactive blends having grafted MA more than 0.4 wt % had poor tensile strength and elongation at break. Similar trends in morphology and tensile properties were observed in the reactive ternary blends. The use of PLA-g-MA strongly impacted the elongation at break but not the modulus or tensile strength. An increase of PLA-g-MA's number average molecular weight (M¯n or M&lt;inf&gt;n&lt;/inf&gt;) improved the tensile properties of the blends. The reactive ternary blend having 0.1 wt % grafted MA on PLA and PLA-g-MA basis and PLA-g-MA's M&lt;inf&gt;n&lt;/inf&gt; of 45 kDa offered the highest elongation at break.&quot;,&quot;author&quot;:[{&quot;dropping-particle&quot;:&quot;&quot;,&quot;family&quot;:&quot;Detyothin&quot;,&quot;given&quot;:&quot;Sukeewan&quot;,&quot;non-dropping-particle&quot;:&quot;&quot;,&quot;parse-names&quot;:false,&quot;suffix&quot;:&quot;&quot;},{&quot;dropping-particle&quot;:&quot;&quot;,&quot;family&quot;:&quot;Selke&quot;,&quot;given&quot;:&quot;Susan E.M.&quot;,&quot;non-dropping-particle&quot;:&quot;&quot;,&quot;parse-names&quot;:false,&quot;suffix&quot;:&quot;&quot;},{&quot;dropping-particle&quot;:&quot;&quot;,&quot;family&quot;:&quot;Narayan&quot;,&quot;given&quot;:&quot;Ramani&quot;,&quot;non-dropping-particle&quot;:&quot;&quot;,&quot;parse-names&quot;:false,&quot;suffix&quot;:&quot;&quot;},{&quot;dropping-particle&quot;:&quot;&quot;,&quot;family&quot;:&quot;Rubino&quot;,&quot;given&quot;:&quot;Maria&quot;,&quot;non-dropping-particle&quot;:&quot;&quot;,&quot;parse-names&quot;:false,&quot;suffix&quot;:&quot;&quot;},{&quot;dropping-particle&quot;:&quot;&quot;,&quot;family&quot;:&quot;Auras&quot;,&quot;given&quot;:&quot;Rafael A.&quot;,&quot;non-dropping-particle&quot;:&quot;&quot;,&quot;parse-names&quot;:false,&quot;suffix&quot;:&quot;&quot;}],&quot;container-title&quot;:&quot;Journal of Applied Polymer Science&quot;,&quot;id&quot;:&quot;b7ba16f0-8763-5ed9-a48b-b1ba34f059c2&quot;,&quot;issue&quot;:&quot;28&quot;,&quot;issued&quot;:{&quot;date-parts&quot;:[[&quot;2015&quot;]]},&quot;page&quot;:&quot;1-15&quot;,&quot;title&quot;:&quot;Effects of molecular weight and grafted maleic anhydride of functionalized polylactic acid used in reactive compatibilized binary and ternary blends of polylactic acid and thermoplastic cassava starch&quot;,&quot;type&quot;:&quot;article-journal&quot;,&quot;volume&quot;:&quot;132&quot;,&quot;container-title-short&quot;:&quot;J Appl Polym Sci&quot;},&quot;uris&quot;:[&quot;http://www.mendeley.com/documents/?uuid=0925db1c-8b83-4a42-b13a-de3424fbd858&quot;],&quot;isTemporary&quot;:false,&quot;legacyDesktopId&quot;:&quot;0925db1c-8b83-4a42-b13a-de3424fbd858&quot;},{&quot;id&quot;:&quot;2116c9af-efe5-5e52-8b70-eaff1053ad58&quot;,&quot;itemData&quot;:{&quot;DOI&quot;:&quot;10.3390/polym10080808&quot;,&quot;ISSN&quot;:&quot;20734360&quot;,&quot;abstract&quot;:&quot;Nano-biocomposites based on halloysite nanoclay and potato starch were elaborated by melt blending with different polyol plasticizers such as glycerol, sorbitol or a mixture of both. The effects of the type of plasticizer and clay content on potato starch/halloysite nano-biocomposites were studied. SEM analyses combined with ATR-FTIR results showed that a high content of sorbitol had a negative effect on the dispersion of the halloysite nanoclay in the starchy matrix. XRD results demonstrated that incorporation of halloysite nanoclay into glycerol-plasticized starch systems clearly led to the formation of a new crystalline structure. The addition of halloysite nanoclay improved the thermal stability and decreased the moisture absorption of the nano-biocomposites, whatever the type of plasticizer used. Halloysite addition led to more pronounced improvement in mechanical properties for glycerol plasticized system compared to nanocomposites based on sorbitol and glycerol/sorbitol systems with a 47% increase in tensile strength for glycerol-plasticized starch compared to 10.5% and 11% for sorbitol and glycerol/sorbitol systems, respectively. The use of a mixture of polyols was found to be a promising way to optimize the mechanical properties of these starch-based nanocomposites.&quot;,&quot;author&quot;:[{&quot;dropping-particle&quot;:&quot;&quot;,&quot;family&quot;:&quot;Ren&quot;,&quot;given&quot;:&quot;Jiawei&quot;,&quot;non-dropping-particle&quot;:&quot;&quot;,&quot;parse-names&quot;:false,&quot;suffix&quot;:&quot;&quot;},{&quot;dropping-particle&quot;:&quot;&quot;,&quot;family&quot;:&quot;Dang&quot;,&quot;given&quot;:&quot;Khanh Minh&quot;,&quot;non-dropping-particle&quot;:&quot;&quot;,&quot;parse-names&quot;:false,&quot;suffix&quot;:&quot;&quot;},{&quot;dropping-particle&quot;:&quot;&quot;,&quot;family&quot;:&quot;Pollet&quot;,&quot;given&quot;:&quot;Eric&quot;,&quot;non-dropping-particle&quot;:&quot;&quot;,&quot;parse-names&quot;:false,&quot;suffix&quot;:&quot;&quot;},{&quot;dropping-particle&quot;:&quot;&quot;,&quot;family&quot;:&quot;Avérous&quot;,&quot;given&quot;:&quot;Luc&quot;,&quot;non-dropping-particle&quot;:&quot;&quot;,&quot;parse-names&quot;:false,&quot;suffix&quot;:&quot;&quot;}],&quot;container-title&quot;:&quot;Polymers&quot;,&quot;id&quot;:&quot;2116c9af-efe5-5e52-8b70-eaff1053ad58&quot;,&quot;issue&quot;:&quot;8&quot;,&quot;issued&quot;:{&quot;date-parts&quot;:[[&quot;2018&quot;]]},&quot;title&quot;:&quot;Preparation and characterization of thermoplastic potato starch/halloysite nano-biocomposites: Effect of plasticizer nature and nanoclay content&quot;,&quot;type&quot;:&quot;article-journal&quot;,&quot;volume&quot;:&quot;10&quot;,&quot;container-title-short&quot;:&quot;Polymers (Basel)&quot;},&quot;uris&quot;:[&quot;http://www.mendeley.com/documents/?uuid=d7ccd31c-73ab-45f6-b3be-c4cc48539894&quot;],&quot;isTemporary&quot;:false,&quot;legacyDesktopId&quot;:&quot;d7ccd31c-73ab-45f6-b3be-c4cc48539894&quot;}]},{&quot;citationID&quot;:&quot;MENDELEY_CITATION_bdb2cf5f-e018-4d4e-85f6-acd57d2d648f&quot;,&quot;properties&quot;:{&quot;noteIndex&quot;:0},&quot;isEdited&quot;:false,&quot;manualOverride&quot;:{&quot;citeprocText&quot;:&quot;[11]&quot;,&quot;isManuallyOverridden&quot;:false,&quot;manualOverrideText&quot;:&quot;&quot;},&quot;citationTag&quot;:&quot;MENDELEY_CITATION_v3_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&quot;,&quot;citationItems&quot;:[{&quot;id&quot;:&quot;b30a41ce-0f0b-577b-9392-6db0955ec345&quot;,&quot;itemData&quot;:{&quot;DOI&quot;:&quot;10.1002/app.37877&quot;,&quot;ISSN&quot;:&quot;00218995&quot;,&quot;abstract&quot;:&quot;The potential of biodegradable polymers has long been recognized. In this work, composites of low density polyethylene (LDPE) and low density polyethylene/thermoplastic starch (LDPE/TPS) at different ratios of TPS (40%-60% w/w) were prepared in internal mixer. Polyethylene-grafted maleic anhydride (PE-g-MA) at 3 wt % was used as coupling agent. Chemical reactions between functional groups of composite components were studied and confirmed by Fourier transforms infrared (FTIR) spectroscopy. The morphology of film surfaces was studied using scanning electron microscopy. The physical, mechanical, and dynamic-mechanical thermal analyses of LDPE/TPS composites were evaluated. The FTIR results showed transmission peak at 1642 cm -1, which is the result of chemical reaction between the hydroxyl groups of starch and anhydride groups of coupling agent. This verifies the presence of the carboxylate group due to the formation of ester bonding. The results showed that the water absorption and density of composite films increased by increasing the starch content in LDPE/TPS composites. The tensile strength and elongation at break decreased by increasing the starch level in the composites, but the young's modulus increased. The morphological studies showed that the biodegradability of composites increased by increasing the starch content and the results was confirmed by weight loss in buring the samples in wet soil during time intervals. The dynamic mechanical thermal analyzer thermograms showed that there are two relaxation temperature peaks. The amplitude of peaks increased by increasing the starch content from 40 to 60% probably due to increasing amorphous phase of composite. The starch was uniformly distributed throughout the LDPE polymer matrix and compatible and biodegradable composites were formed. Copyright © 2012 Wiley Periodicals, Inc.&quot;,&quot;author&quot;:[{&quot;dropping-particle&quot;:&quot;&quot;,&quot;family&quot;:&quot;Oromiehie&quot;,&quot;given&quot;:&quot;A. R.&quot;,&quot;non-dropping-particle&quot;:&quot;&quot;,&quot;parse-names&quot;:false,&quot;suffix&quot;:&quot;&quot;},{&quot;dropping-particle&quot;:&quot;&quot;,&quot;family&quot;:&quot;Lari&quot;,&quot;given&quot;:&quot;T. Taherzadeh&quot;,&quot;non-dropping-particle&quot;:&quot;&quot;,&quot;parse-names&quot;:false,&quot;suffix&quot;:&quot;&quot;},{&quot;dropping-particle&quot;:&quot;&quot;,&quot;family&quot;:&quot;Rabiee&quot;,&quot;given&quot;:&quot;A.&quot;,&quot;non-dropping-particle&quot;:&quot;&quot;,&quot;parse-names&quot;:false,&quot;suffix&quot;:&quot;&quot;}],&quot;container-title&quot;:&quot;Journal of Applied Polymer Science&quot;,&quot;id&quot;:&quot;b30a41ce-0f0b-577b-9392-6db0955ec345&quot;,&quot;issue&quot;:&quot;2&quot;,&quot;issued&quot;:{&quot;date-parts&quot;:[[&quot;2013&quot;]]},&quot;page&quot;:&quot;1128-1134&quot;,&quot;title&quot;:&quot;Physical and thermal mechanical properties of corn starch/LDPE composites&quot;,&quot;type&quot;:&quot;article-journal&quot;,&quot;volume&quot;:&quot;127&quot;,&quot;container-title-short&quot;:&quot;J Appl Polym Sci&quot;},&quot;uris&quot;:[&quot;http://www.mendeley.com/documents/?uuid=b02d1b82-2233-4cb6-a119-beec353fe828&quot;],&quot;isTemporary&quot;:false,&quot;legacyDesktopId&quot;:&quot;b02d1b82-2233-4cb6-a119-beec353fe828&quot;}]},{&quot;citationID&quot;:&quot;MENDELEY_CITATION_22b16e9a-762c-42a3-ab10-3f646d8c39f7&quot;,&quot;properties&quot;:{&quot;noteIndex&quot;:0},&quot;isEdited&quot;:false,&quot;manualOverride&quot;:{&quot;citeprocText&quot;:&quot;[35]&quot;,&quot;isManuallyOverridden&quot;:false,&quot;manualOverrideText&quot;:&quot;&quot;},&quot;citationTag&quot;:&quot;MENDELEY_CITATION_v3_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&quot;,&quot;citationItems&quot;:[{&quot;id&quot;:&quot;7de70304-8307-5745-9a56-0fce9dddb5e2&quot;,&quot;itemData&quot;:{&quot;DOI&quot;:&quot;10.1007/978-981-13-0725-6_1&quot;,&quot;ISBN&quot;:&quot;9789811307256&quot;,&quot;abstract&quot;:&quot;Starch is a major component of many food products. It is also an important industrial ingredient for many different applications. Understanding the composition, molecular and granular structure, and physicochemical properties of starch contributes to the processing of starch for different uses. There are great variations in properties and structure of starches from different sources. This chapter reviews the basics of starch structure and physicochemical properties, providing a fundamental basis to better understand the contents of the other chapters of this book.&quot;,&quot;author&quot;:[{&quot;dropping-particle&quot;:&quot;&quot;,&quot;family&quot;:&quot;Zhu&quot;,&quot;given&quot;:&quot;Fan&quot;,&quot;non-dropping-particle&quot;:&quot;&quot;,&quot;parse-names&quot;:false,&quot;suffix&quot;:&quot;&quot;},{&quot;dropping-particle&quot;:&quot;&quot;,&quot;family&quot;:&quot;Xie&quot;,&quot;given&quot;:&quot;Qian&quot;,&quot;non-dropping-particle&quot;:&quot;&quot;,&quot;parse-names&quot;:false,&quot;suffix&quot;:&quot;&quot;}],&quot;container-title&quot;:&quot;Physical Modifications of Starch&quot;,&quot;id&quot;:&quot;7de70304-8307-5745-9a56-0fce9dddb5e2&quot;,&quot;issued&quot;:{&quot;date-parts&quot;:[[&quot;2018&quot;]]},&quot;page&quot;:&quot;1-14&quot;,&quot;title&quot;:&quot;Structure and physicochemical properties of starch&quot;,&quot;type&quot;:&quot;article-journal&quot;,&quot;container-title-short&quot;:&quot;&quot;},&quot;uris&quot;:[&quot;http://www.mendeley.com/documents/?uuid=bc3dec1a-2fea-4173-a0a6-79430fbe2a0c&quot;],&quot;isTemporary&quot;:false,&quot;legacyDesktopId&quot;:&quot;bc3dec1a-2fea-4173-a0a6-79430fbe2a0c&quot;}]},{&quot;citationID&quot;:&quot;MENDELEY_CITATION_2c8c53f5-afd9-4da8-a68c-5d2f2e442113&quot;,&quot;properties&quot;:{&quot;noteIndex&quot;:0},&quot;isEdited&quot;:false,&quot;manualOverride&quot;:{&quot;citeprocText&quot;:&quot;[25]&quot;,&quot;isManuallyOverridden&quot;:false,&quot;manualOverrideText&quot;:&quot;&quot;},&quot;citationTag&quot;:&quot;MENDELEY_CITATION_v3_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&quot;,&quot;citationItems&quot;:[{&quot;id&quot;:&quot;6ade4001-ad54-5058-89a6-5d520b41eed7&quot;,&quot;itemData&quot;:{&quot;DOI&quot;:&quot;10.3390/nano9030323&quot;,&quot;ISSN&quot;:&quot;20794991&quot;,&quot;abstract&quot;:&quot;Poly(vinyl alcohol) (PVA) nanocomposites containing three different nanofillers are prepared and compared in terms of their thermal properties, morphologies, and oxygen permeabilities. Specifically, pristine saponite (SPT) clay, hydrophilic organically modified bentonite (OMB), and hexadecylamine-functionalized graphene sheets (HDA-GSs) are utilized as nanofillers to fabricate PVA nanocomposite films. The hybrid films are fabricated from blended solutions of PVA and the three different nanofillers. The content of each filler with respect to PVA is varied from 0 to 10 wt%, and the changes in the properties of the PVA matrices as a function of the filler content are discussed. With respect to the hybrid containing 5 wt% of SPT, OMB, and HDA-GS, each layer in the polymer matrix consists of well-dispersed individual nanofiller layers. However, the fillers are mainly aggregated in the polymer matrix in a manner similar to the case for the hybrid material containing 10 wt% of fillers. In the thermal properties, SPT and OMB are most effective when the filler corresponds to 5 wt% and 7 wt% for HDA-GS, respectively, and the gas barrier is most effective with respect to 5 wt% content in all fillers. Among the three types of nanofillers that are investigated, OMB exhibits optimal results in terms of thermal stability and the gas barrier effect.&quot;,&quot;author&quot;:[{&quot;dropping-particle&quot;:&quot;&quot;,&quot;family&quot;:&quot;Chang&quot;,&quot;given&quot;:&quot;Jin Hae&quot;,&quot;non-dropping-particle&quot;:&quot;&quot;,&quot;parse-names&quot;:false,&quot;suffix&quot;:&quot;&quot;}],&quot;container-title&quot;:&quot;Nanomaterials&quot;,&quot;id&quot;:&quot;6ade4001-ad54-5058-89a6-5d520b41eed7&quot;,&quot;issue&quot;:&quot;3&quot;,&quot;issued&quot;:{&quot;date-parts&quot;:[[&quot;2019&quot;]]},&quot;title&quot;:&quot;Comparative analysis of properties of PVA composites with various nanofillers: Pristine clay, organoclay, and functionalized graphene&quot;,&quot;type&quot;:&quot;article-journal&quot;,&quot;volume&quot;:&quot;9&quot;,&quot;container-title-short&quot;:&quot;&quot;},&quot;uris&quot;:[&quot;http://www.mendeley.com/documents/?uuid=8ae3027b-9a04-4997-ab56-30863e1fc1d1&quot;],&quot;isTemporary&quot;:false,&quot;legacyDesktopId&quot;:&quot;8ae3027b-9a04-4997-ab56-30863e1fc1d1&quot;}]},{&quot;citationID&quot;:&quot;MENDELEY_CITATION_417ce480-9cfa-409a-89b0-616250c7332c&quot;,&quot;properties&quot;:{&quot;noteIndex&quot;:0},&quot;isEdited&quot;:false,&quot;manualOverride&quot;:{&quot;citeprocText&quot;:&quot;[6], [7]&quot;,&quot;isManuallyOverridden&quot;:false,&quot;manualOverrideText&quot;:&quot;&quot;},&quot;citationTag&quot;:&quot;MENDELEY_CITATION_v3_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&quot;,&quot;citationItems&quot;:[{&quot;id&quot;:&quot;deb69da6-fa1f-5598-8fce-6575cf51f847&quot;,&quot;itemData&quot;:{&quot;DOI&quot;:&quot;10.3390/ma11112138&quot;,&quot;ISSN&quot;:&quot;19961944&quot;,&quot;abstract&quot;:&quot;The present study describes the preparation and characterization of binary and ternary blends based on polylactide (PLA) with poly(ε-caprolactone) (PCL) and thermoplastic starch (TPS) to develop fully compostable plastics with improved ductility and toughness. To this end, PLA was first melt-mixed in a co-rotating twin-screw extruder with up to 40 wt % of different PCL and TPS combinations and then shaped into pieces by injection molding. The mechanical, thermal, and thermomechanical properties of the resultant binary and ternary blend pieces were analyzed and related to their composition. Although the biopolymer blends were immiscible, the addition of both PCL and TPS remarkably increased the flexibility and impact strength of PLA while it slightly reduced its mechanical strength. The most balanced mechanical performance was achieved for the ternary blend pieces that combined high PCL contents with low amounts of TPS, suggesting a main phase change from PLA/TPS (comparatively rigid) to PLA/PCL (comparatively flexible). The PLA-based blends presented an \&quot;island-and-sea\&quot; morphology in which the TPS phase contributed to the fine dispersion of PCL as micro-sized spherical domains that acted as a rubber-like phase with the capacity to improve toughness. In addition, the here-prepared ternary blend pieces presented slightly higher thermal stability and lower thermomechanical stiffness than the neat PLA pieces. Finally, all biopolymer pieces fully disintegrated in a controlled compost soil after 28 days. Therefore, the inherently low ductility and toughness of PLA can be successfully improved by melt blending with PCL and TPS, resulting in compostable plastic materials with a great potential in, for instance, rigid packaging applications.&quot;,&quot;author&quot;:[{&quot;dropping-particle&quot;:&quot;&quot;,&quot;family&quot;:&quot;Quiles-Carrillo&quot;,&quot;given&quot;:&quot;Luis&quot;,&quot;non-dropping-particle&quot;:&quot;&quot;,&quot;parse-names&quot;:false,&quot;suffix&quot;:&quot;&quot;},{&quot;dropping-particle&quot;:&quot;&quot;,&quot;family&quot;:&quot;Montanes&quot;,&quot;given&quot;:&quot;Nestor&quot;,&quot;non-dropping-particle&quot;:&quot;&quot;,&quot;parse-names&quot;:false,&quot;suffix&quot;:&quot;&quot;},{&quot;dropping-particle&quot;:&quot;&quot;,&quot;family&quot;:&quot;Pineiro&quot;,&quot;given&quot;:&quot;Fede&quot;,&quot;non-dropping-particle&quot;:&quot;&quot;,&quot;parse-names&quot;:false,&quot;suffix&quot;:&quot;&quot;},{&quot;dropping-particle&quot;:&quot;&quot;,&quot;family&quot;:&quot;Jorda-Vilaplana&quot;,&quot;given&quot;:&quot;Amparo&quot;,&quot;non-dropping-particle&quot;:&quot;&quot;,&quot;parse-names&quot;:false,&quot;suffix&quot;:&quot;&quot;},{&quot;dropping-particle&quot;:&quot;&quot;,&quot;family&quot;:&quot;Torres-Giner&quot;,&quot;given&quot;:&quot;Sergio&quot;,&quot;non-dropping-particle&quot;:&quot;&quot;,&quot;parse-names&quot;:false,&quot;suffix&quot;:&quot;&quot;}],&quot;container-title&quot;:&quot;Materials&quot;,&quot;id&quot;:&quot;deb69da6-fa1f-5598-8fce-6575cf51f847&quot;,&quot;issue&quot;:&quot;11&quot;,&quot;issued&quot;:{&quot;date-parts&quot;:[[&quot;2018&quot;]]},&quot;page&quot;:&quot;1-20&quot;,&quot;title&quot;:&quot;Ductility and toughness improvement of injection-molded compostable pieces of polylactide by melt blending with poly(ε-caprolactone) and thermoplastic starch&quot;,&quot;type&quot;:&quot;article-journal&quot;,&quot;volume&quot;:&quot;11&quot;,&quot;container-title-short&quot;:&quot;&quot;},&quot;uris&quot;:[&quot;http://www.mendeley.com/documents/?uuid=e651fa8a-cfa5-49b7-8967-33e41018a12d&quot;],&quot;isTemporary&quot;:false,&quot;legacyDesktopId&quot;:&quot;e651fa8a-cfa5-49b7-8967-33e41018a12d&quot;},{&quot;id&quot;:&quot;2116c9af-efe5-5e52-8b70-eaff1053ad58&quot;,&quot;itemData&quot;:{&quot;DOI&quot;:&quot;10.3390/polym10080808&quot;,&quot;ISSN&quot;:&quot;20734360&quot;,&quot;abstract&quot;:&quot;Nano-biocomposites based on halloysite nanoclay and potato starch were elaborated by melt blending with different polyol plasticizers such as glycerol, sorbitol or a mixture of both. The effects of the type of plasticizer and clay content on potato starch/halloysite nano-biocomposites were studied. SEM analyses combined with ATR-FTIR results showed that a high content of sorbitol had a negative effect on the dispersion of the halloysite nanoclay in the starchy matrix. XRD results demonstrated that incorporation of halloysite nanoclay into glycerol-plasticized starch systems clearly led to the formation of a new crystalline structure. The addition of halloysite nanoclay improved the thermal stability and decreased the moisture absorption of the nano-biocomposites, whatever the type of plasticizer used. Halloysite addition led to more pronounced improvement in mechanical properties for glycerol plasticized system compared to nanocomposites based on sorbitol and glycerol/sorbitol systems with a 47% increase in tensile strength for glycerol-plasticized starch compared to 10.5% and 11% for sorbitol and glycerol/sorbitol systems, respectively. The use of a mixture of polyols was found to be a promising way to optimize the mechanical properties of these starch-based nanocomposites.&quot;,&quot;author&quot;:[{&quot;dropping-particle&quot;:&quot;&quot;,&quot;family&quot;:&quot;Ren&quot;,&quot;given&quot;:&quot;Jiawei&quot;,&quot;non-dropping-particle&quot;:&quot;&quot;,&quot;parse-names&quot;:false,&quot;suffix&quot;:&quot;&quot;},{&quot;dropping-particle&quot;:&quot;&quot;,&quot;family&quot;:&quot;Dang&quot;,&quot;given&quot;:&quot;Khanh Minh&quot;,&quot;non-dropping-particle&quot;:&quot;&quot;,&quot;parse-names&quot;:false,&quot;suffix&quot;:&quot;&quot;},{&quot;dropping-particle&quot;:&quot;&quot;,&quot;family&quot;:&quot;Pollet&quot;,&quot;given&quot;:&quot;Eric&quot;,&quot;non-dropping-particle&quot;:&quot;&quot;,&quot;parse-names&quot;:false,&quot;suffix&quot;:&quot;&quot;},{&quot;dropping-particle&quot;:&quot;&quot;,&quot;family&quot;:&quot;Avérous&quot;,&quot;given&quot;:&quot;Luc&quot;,&quot;non-dropping-particle&quot;:&quot;&quot;,&quot;parse-names&quot;:false,&quot;suffix&quot;:&quot;&quot;}],&quot;container-title&quot;:&quot;Polymers&quot;,&quot;id&quot;:&quot;2116c9af-efe5-5e52-8b70-eaff1053ad58&quot;,&quot;issue&quot;:&quot;8&quot;,&quot;issued&quot;:{&quot;date-parts&quot;:[[&quot;2018&quot;]]},&quot;title&quot;:&quot;Preparation and characterization of thermoplastic potato starch/halloysite nano-biocomposites: Effect of plasticizer nature and nanoclay content&quot;,&quot;type&quot;:&quot;article-journal&quot;,&quot;volume&quot;:&quot;10&quot;,&quot;container-title-short&quot;:&quot;Polymers (Basel)&quot;},&quot;uris&quot;:[&quot;http://www.mendeley.com/documents/?uuid=d7ccd31c-73ab-45f6-b3be-c4cc48539894&quot;],&quot;isTemporary&quot;:false,&quot;legacyDesktopId&quot;:&quot;d7ccd31c-73ab-45f6-b3be-c4cc48539894&quot;}]},{&quot;citationID&quot;:&quot;MENDELEY_CITATION_78135f7c-e11d-4bbd-95f6-354005fda9f9&quot;,&quot;properties&quot;:{&quot;noteIndex&quot;:0},&quot;isEdited&quot;:false,&quot;manualOverride&quot;:{&quot;citeprocText&quot;:&quot;[5]&quot;,&quot;isManuallyOverridden&quot;:false,&quot;manualOverrideText&quot;:&quot;&quot;},&quot;citationTag&quot;:&quot;MENDELEY_CITATION_v3_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&quot;,&quot;citationItems&quot;:[{&quot;id&quot;:&quot;efa3100e-97f0-530f-9d0b-66b93345f273&quot;,&quot;itemData&quot;:{&quot;DOI&quot;:&quot;10.1016/j.ijbiomac.2016.12.067&quot;,&quot;ISSN&quot;:&quot;18790003&quot;,&quot;abstract&quot;:&quot;In this work, starch/polyvinyl alcohol (PVA) blend films with different compositions were prepared by melt processing. The effect of the composition and relative humidity (RH) on the structure and properties of the resulting blends were investigated. [sbnd]OH groups on starch and PVA formed hydrogen bonding interactions, which could improve the compatibility of the two components. With the increase of starch, the degree of crystallinity of PVA component decreased. The fracture surface of the blend films exhibited rough surface, suggesting the tough fracture. With the increase of starch, the water uptake at equilibrium decreased. With the increase of RH, the water uptake at equilibrium of the resulting blends increased. The tensile strength, elongation at break and Young's modulus decreased with increasing content of starch. However, at 50% starch content, the flexibility of the blend films was still high, with the elongation at break more than 1000% and tensile strength of 9 MPa, which was superior to the commonly LDPE package films. The tensile strength and Young's modulus decreased with the increase of RH, while the elongation at break was enhanced dramatically, indicating the improved flexibility. Therefore, these kinds of blend films exhibited wide application potentials as packaging materials.&quot;,&quot;author&quot;:[{&quot;dropping-particle&quot;:&quot;&quot;,&quot;family&quot;:&quot;Tian&quot;,&quot;given&quot;:&quot;Huafeng&quot;,&quot;non-dropping-particle&quot;:&quot;&quot;,&quot;parse-names&quot;:false,&quot;suffix&quot;:&quot;&quot;},{&quot;dropping-particle&quot;:&quot;&quot;,&quot;family&quot;:&quot;Yan&quot;,&quot;given&quot;:&quot;Jiaan&quot;,&quot;non-dropping-particle&quot;:&quot;&quot;,&quot;parse-names&quot;:false,&quot;suffix&quot;:&quot;&quot;},{&quot;dropping-particle&quot;:&quot;&quot;,&quot;family&quot;:&quot;Rajulu&quot;,&quot;given&quot;:&quot;A. Varada&quot;,&quot;non-dropping-particle&quot;:&quot;&quot;,&quot;parse-names&quot;:false,&quot;suffix&quot;:&quot;&quot;},{&quot;dropping-particle&quot;:&quot;&quot;,&quot;family&quot;:&quot;Xiang&quot;,&quot;given&quot;:&quot;Aimin&quot;,&quot;non-dropping-particle&quot;:&quot;&quot;,&quot;parse-names&quot;:false,&quot;suffix&quot;:&quot;&quot;},{&quot;dropping-particle&quot;:&quot;&quot;,&quot;family&quot;:&quot;Luo&quot;,&quot;given&quot;:&quot;Xiaogang&quot;,&quot;non-dropping-particle&quot;:&quot;&quot;,&quot;parse-names&quot;:false,&quot;suffix&quot;:&quot;&quot;}],&quot;container-title&quot;:&quot;International Journal of Biological Macromolecules&quot;,&quot;id&quot;:&quot;efa3100e-97f0-530f-9d0b-66b93345f273&quot;,&quot;issued&quot;:{&quot;date-parts&quot;:[[&quot;2017&quot;]]},&quot;page&quot;:&quot;518-523&quot;,&quot;publisher&quot;:&quot;Elsevier B.V.&quot;,&quot;title&quot;:&quot;Fabrication and properties of polyvinyl alcohol/starch blend films: Effect of composition and humidity&quot;,&quot;type&quot;:&quot;article-journal&quot;,&quot;volume&quot;:&quot;96&quot;,&quot;container-title-short&quot;:&quot;Int J Biol Macromol&quot;},&quot;uris&quot;:[&quot;http://www.mendeley.com/documents/?uuid=6503ca88-48f6-4d0b-8a22-3989f42c16af&quot;],&quot;isTemporary&quot;:false,&quot;legacyDesktopId&quot;:&quot;6503ca88-48f6-4d0b-8a22-3989f42c16af&quot;}]},{&quot;citationID&quot;:&quot;MENDELEY_CITATION_3a4b2715-a83b-4e0c-9df8-e2c7386fdec4&quot;,&quot;properties&quot;:{&quot;noteIndex&quot;:0},&quot;isEdited&quot;:false,&quot;manualOverride&quot;:{&quot;citeprocText&quot;:&quot;[7]&quot;,&quot;isManuallyOverridden&quot;:false,&quot;manualOverrideText&quot;:&quot;&quot;},&quot;citationTag&quot;:&quot;MENDELEY_CITATION_v3_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&quot;,&quot;citationItems&quot;:[{&quot;id&quot;:&quot;deb69da6-fa1f-5598-8fce-6575cf51f847&quot;,&quot;itemData&quot;:{&quot;DOI&quot;:&quot;10.3390/ma11112138&quot;,&quot;ISSN&quot;:&quot;19961944&quot;,&quot;abstract&quot;:&quot;The present study describes the preparation and characterization of binary and ternary blends based on polylactide (PLA) with poly(ε-caprolactone) (PCL) and thermoplastic starch (TPS) to develop fully compostable plastics with improved ductility and toughness. To this end, PLA was first melt-mixed in a co-rotating twin-screw extruder with up to 40 wt % of different PCL and TPS combinations and then shaped into pieces by injection molding. The mechanical, thermal, and thermomechanical properties of the resultant binary and ternary blend pieces were analyzed and related to their composition. Although the biopolymer blends were immiscible, the addition of both PCL and TPS remarkably increased the flexibility and impact strength of PLA while it slightly reduced its mechanical strength. The most balanced mechanical performance was achieved for the ternary blend pieces that combined high PCL contents with low amounts of TPS, suggesting a main phase change from PLA/TPS (comparatively rigid) to PLA/PCL (comparatively flexible). The PLA-based blends presented an \&quot;island-and-sea\&quot; morphology in which the TPS phase contributed to the fine dispersion of PCL as micro-sized spherical domains that acted as a rubber-like phase with the capacity to improve toughness. In addition, the here-prepared ternary blend pieces presented slightly higher thermal stability and lower thermomechanical stiffness than the neat PLA pieces. Finally, all biopolymer pieces fully disintegrated in a controlled compost soil after 28 days. Therefore, the inherently low ductility and toughness of PLA can be successfully improved by melt blending with PCL and TPS, resulting in compostable plastic materials with a great potential in, for instance, rigid packaging applications.&quot;,&quot;author&quot;:[{&quot;dropping-particle&quot;:&quot;&quot;,&quot;family&quot;:&quot;Quiles-Carrillo&quot;,&quot;given&quot;:&quot;Luis&quot;,&quot;non-dropping-particle&quot;:&quot;&quot;,&quot;parse-names&quot;:false,&quot;suffix&quot;:&quot;&quot;},{&quot;dropping-particle&quot;:&quot;&quot;,&quot;family&quot;:&quot;Montanes&quot;,&quot;given&quot;:&quot;Nestor&quot;,&quot;non-dropping-particle&quot;:&quot;&quot;,&quot;parse-names&quot;:false,&quot;suffix&quot;:&quot;&quot;},{&quot;dropping-particle&quot;:&quot;&quot;,&quot;family&quot;:&quot;Pineiro&quot;,&quot;given&quot;:&quot;Fede&quot;,&quot;non-dropping-particle&quot;:&quot;&quot;,&quot;parse-names&quot;:false,&quot;suffix&quot;:&quot;&quot;},{&quot;dropping-particle&quot;:&quot;&quot;,&quot;family&quot;:&quot;Jorda-Vilaplana&quot;,&quot;given&quot;:&quot;Amparo&quot;,&quot;non-dropping-particle&quot;:&quot;&quot;,&quot;parse-names&quot;:false,&quot;suffix&quot;:&quot;&quot;},{&quot;dropping-particle&quot;:&quot;&quot;,&quot;family&quot;:&quot;Torres-Giner&quot;,&quot;given&quot;:&quot;Sergio&quot;,&quot;non-dropping-particle&quot;:&quot;&quot;,&quot;parse-names&quot;:false,&quot;suffix&quot;:&quot;&quot;}],&quot;container-title&quot;:&quot;Materials&quot;,&quot;id&quot;:&quot;deb69da6-fa1f-5598-8fce-6575cf51f847&quot;,&quot;issue&quot;:&quot;11&quot;,&quot;issued&quot;:{&quot;date-parts&quot;:[[&quot;2018&quot;]]},&quot;page&quot;:&quot;1-20&quot;,&quot;title&quot;:&quot;Ductility and toughness improvement of injection-molded compostable pieces of polylactide by melt blending with poly(ε-caprolactone) and thermoplastic starch&quot;,&quot;type&quot;:&quot;article-journal&quot;,&quot;volume&quot;:&quot;11&quot;,&quot;container-title-short&quot;:&quot;&quot;},&quot;uris&quot;:[&quot;http://www.mendeley.com/documents/?uuid=e651fa8a-cfa5-49b7-8967-33e41018a12d&quot;],&quot;isTemporary&quot;:false,&quot;legacyDesktopId&quot;:&quot;e651fa8a-cfa5-49b7-8967-33e41018a12d&quot;}]},{&quot;citationID&quot;:&quot;MENDELEY_CITATION_e7a72991-a1cc-4f46-8939-effe66d876af&quot;,&quot;properties&quot;:{&quot;noteIndex&quot;:0},&quot;isEdited&quot;:false,&quot;manualOverride&quot;:{&quot;citeprocText&quot;:&quot;[2]&quot;,&quot;isManuallyOverridden&quot;:false,&quot;manualOverrideText&quot;:&quot;&quot;},&quot;citationTag&quot;:&quot;MENDELEY_CITATION_v3_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&quot;,&quot;citationItems&quot;:[{&quot;id&quot;:&quot;16e35e4b-9085-5e1b-a183-4798f6d96cc8&quot;,&quot;itemData&quot;:{&quot;DOI&quot;:&quot;10.1016/j.carbpol.2011.08.046&quot;,&quot;ISSN&quot;:&quot;01448617&quot;,&quot;abstract&quot;:&quot;The aim of this work is to prepare starch/PVA composite films added nano-sized poly(methyl methacrylate-co-acrylamide) (PMMA-co-AAm) particles and to investigate the mechanical properties, water barrier properties, and soil burial degradation for the films. Composite films were prepared by using corn starch, polyvinyl alcohol (PVA), nano-sized PMMA-co-AAm particles, and additives, i.e., glycerol (GL), xylitol (XL), and citric acid (CA). Nano-sized PMMA-co-AAm particles were synthesized by emulsion polymerization. The results of the evaluation of properties for prepared films indicated that compared with films without PMMA-co-AAm particles, the mechanical properties and water resistance were improved up to 70-400% by the addition of nano-sized PMMA-co-AAm. In addition, the results of the soil burial biodegradation revealed that films added PMMA-co-AAm particles were degraded by about 45-65% after 165 days. © 2011 Elsevier Ltd. All Rights Reserved.&quot;,&quot;author&quot;:[{&quot;dropping-particle&quot;:&quot;Do&quot;,&quot;family&quot;:&quot;Yoon&quot;,&quot;given&quot;:&quot;Soon&quot;,&quot;non-dropping-particle&quot;:&quot;&quot;,&quot;parse-names&quot;:false,&quot;suffix&quot;:&quot;&quot;},{&quot;dropping-particle&quot;:&quot;&quot;,&quot;family&quot;:&quot;Park&quot;,&quot;given&quot;:&quot;Mi Hwa&quot;,&quot;non-dropping-particle&quot;:&quot;&quot;,&quot;parse-names&quot;:false,&quot;suffix&quot;:&quot;&quot;},{&quot;dropping-particle&quot;:&quot;&quot;,&quot;family&quot;:&quot;Byun&quot;,&quot;given&quot;:&quot;Hun Soo&quot;,&quot;non-dropping-particle&quot;:&quot;&quot;,&quot;parse-names&quot;:false,&quot;suffix&quot;:&quot;&quot;}],&quot;container-title&quot;:&quot;Carbohydrate Polymers&quot;,&quot;id&quot;:&quot;16e35e4b-9085-5e1b-a183-4798f6d96cc8&quot;,&quot;issue&quot;:&quot;1&quot;,&quot;issued&quot;:{&quot;date-parts&quot;:[[&quot;2012&quot;]]},&quot;page&quot;:&quot;676-686&quot;,&quot;publisher&quot;:&quot;Elsevier Ltd.&quot;,&quot;title&quot;:&quot;Mechanical and water barrier properties of starch/PVA composite films by adding nano-sized poly(methyl methacrylate-co-acrylamide) particles&quot;,&quot;type&quot;:&quot;article-journal&quot;,&quot;volume&quot;:&quot;87&quot;,&quot;container-title-short&quot;:&quot;Carbohydr Polym&quot;},&quot;uris&quot;:[&quot;http://www.mendeley.com/documents/?uuid=e1285c2f-994e-4191-a15c-2d5d9ffe6b88&quot;],&quot;isTemporary&quot;:false,&quot;legacyDesktopId&quot;:&quot;e1285c2f-994e-4191-a15c-2d5d9ffe6b88&quot;}]}]"/>
    <we:property name="MENDELEY_CITATIONS_STYLE" value="{&quot;id&quot;:&quot;https://www.zotero.org/styles/ieee&quot;,&quot;title&quot;:&quot;IEEE&quot;,&quot;format&quot;:&quot;numeric&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C2E86E6A9332244590D5B6B320717628" ma:contentTypeVersion="10" ma:contentTypeDescription="Utwórz nowy dokument." ma:contentTypeScope="" ma:versionID="ae06150a9ebc41eb8634c0457ce5a429">
  <xsd:schema xmlns:xsd="http://www.w3.org/2001/XMLSchema" xmlns:xs="http://www.w3.org/2001/XMLSchema" xmlns:p="http://schemas.microsoft.com/office/2006/metadata/properties" xmlns:ns3="1a2fcc93-be50-4de8-a097-248fb7166b5e" targetNamespace="http://schemas.microsoft.com/office/2006/metadata/properties" ma:root="true" ma:fieldsID="415002dcecf58399ead84df557771f09" ns3:_="">
    <xsd:import namespace="1a2fcc93-be50-4de8-a097-248fb7166b5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2fcc93-be50-4de8-a097-248fb7166b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F76CB31-828E-4393-A1A0-BF016A62A1EB}">
  <ds:schemaRefs>
    <ds:schemaRef ds:uri="http://schemas.microsoft.com/sharepoint/v3/contenttype/forms"/>
  </ds:schemaRefs>
</ds:datastoreItem>
</file>

<file path=customXml/itemProps2.xml><?xml version="1.0" encoding="utf-8"?>
<ds:datastoreItem xmlns:ds="http://schemas.openxmlformats.org/officeDocument/2006/customXml" ds:itemID="{9728962E-74CD-4B9C-848E-3BABA42857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2fcc93-be50-4de8-a097-248fb7166b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6638471-6ED0-413D-8116-342585DEAA9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3B66CAB-26C1-4BC2-A5C4-853B10F62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14861</TotalTime>
  <Pages>18</Pages>
  <Words>15863</Words>
  <Characters>90422</Characters>
  <Application>Microsoft Office Word</Application>
  <DocSecurity>0</DocSecurity>
  <Lines>753</Lines>
  <Paragraphs>212</Paragraphs>
  <ScaleCrop>false</ScaleCrop>
  <HeadingPairs>
    <vt:vector size="6" baseType="variant">
      <vt:variant>
        <vt:lpstr>Title</vt:lpstr>
      </vt:variant>
      <vt:variant>
        <vt:i4>1</vt:i4>
      </vt:variant>
      <vt:variant>
        <vt:lpstr>Título</vt:lpstr>
      </vt:variant>
      <vt:variant>
        <vt:i4>1</vt:i4>
      </vt:variant>
      <vt:variant>
        <vt:lpstr>Tytuł</vt:lpstr>
      </vt:variant>
      <vt:variant>
        <vt:i4>1</vt:i4>
      </vt:variant>
    </vt:vector>
  </HeadingPairs>
  <TitlesOfParts>
    <vt:vector size="3" baseType="lpstr">
      <vt:lpstr>This is a specimen ab title</vt:lpstr>
      <vt:lpstr>This is a specimen ab title</vt:lpstr>
      <vt:lpstr>This is a specimen ab title</vt:lpstr>
    </vt:vector>
  </TitlesOfParts>
  <Company>UPV</Company>
  <LinksUpToDate>false</LinksUpToDate>
  <CharactersWithSpaces>106073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This is a specimen ab title</dc:title>
  <dc:creator>Franciszek Pawlak</dc:creator>
  <cp:lastModifiedBy>frapaw000@o365.student.utp.edu.pl</cp:lastModifiedBy>
  <cp:revision>704</cp:revision>
  <dcterms:created xsi:type="dcterms:W3CDTF">2022-12-08T18:24:00Z</dcterms:created>
  <dcterms:modified xsi:type="dcterms:W3CDTF">2024-04-25T19:28:00Z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0x010100C2E86E6A9332244590D5B6B320717628</vt:lpwstr>
  </property>
  <property fmtid="{D5CDD505-2E9C-101B-9397-08002B2CF9AE}" pid="3" name="Mendeley Document_1">
    <vt:lpwstr>True</vt:lpwstr>
  </property>
  <property fmtid="{D5CDD505-2E9C-101B-9397-08002B2CF9AE}" pid="4" name="Mendeley Unique User Id_1">
    <vt:lpwstr>28e76633-53c7-3dff-8eca-e29d1024ac1d</vt:lpwstr>
  </property>
  <property fmtid="{D5CDD505-2E9C-101B-9397-08002B2CF9AE}" pid="5" name="Mendeley Citation Style_1">
    <vt:lpwstr>http://www.zotero.org/styles/european-polymer-journal</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 6th edition</vt:lpwstr>
  </property>
  <property fmtid="{D5CDD505-2E9C-101B-9397-08002B2CF9AE}" pid="12" name="Mendeley Recent Style Id 3_1">
    <vt:lpwstr>https://csl.mendeley.com/styles/2003581/CCS21v2</vt:lpwstr>
  </property>
  <property fmtid="{D5CDD505-2E9C-101B-9397-08002B2CF9AE}" pid="13" name="Mendeley Recent Style Name 3_1">
    <vt:lpwstr>CCS21v2</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http://www.zotero.org/styles/nature</vt:lpwstr>
  </property>
  <property fmtid="{D5CDD505-2E9C-101B-9397-08002B2CF9AE}" pid="23" name="Mendeley Recent Style Name 8_1">
    <vt:lpwstr>Nature</vt:lpwstr>
  </property>
  <property fmtid="{D5CDD505-2E9C-101B-9397-08002B2CF9AE}" pid="24" name="Mendeley Recent Style Id 9_1">
    <vt:lpwstr>http://www.zotero.org/styles/university-of-york-apa</vt:lpwstr>
  </property>
  <property fmtid="{D5CDD505-2E9C-101B-9397-08002B2CF9AE}" pid="25" name="Mendeley Recent Style Name 9_1">
    <vt:lpwstr>University of York - APA 6th edition</vt:lpwstr>
  </property>
  <property fmtid="{D5CDD505-2E9C-101B-9397-08002B2CF9AE}" pid="26" name="GrammarlyDocumentId">
    <vt:lpwstr>a68896ffe2812e3a8f06d9933d058220b3a3c8812f1c47c56fe8100fe4721927</vt:lpwstr>
  </property>
</Properties>
</file>